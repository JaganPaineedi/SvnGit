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5BC" w:rsidRDefault="00F935D7" w:rsidP="00C325BC">
      <w:pPr>
        <w:pStyle w:val="Title"/>
      </w:pPr>
      <w:r>
        <w:t xml:space="preserve">954 - </w:t>
      </w:r>
      <w:r w:rsidR="00C325BC">
        <w:t xml:space="preserve">Design Document </w:t>
      </w:r>
    </w:p>
    <w:p w:rsidR="00B53E14" w:rsidRDefault="00FB315C" w:rsidP="00C325BC">
      <w:pPr>
        <w:pStyle w:val="Heading1"/>
      </w:pPr>
      <w:r>
        <w:t>ASAM</w:t>
      </w:r>
    </w:p>
    <w:p w:rsidR="00753E4E" w:rsidRDefault="00FB315C" w:rsidP="00753E4E">
      <w:r>
        <w:t>Valley</w:t>
      </w:r>
    </w:p>
    <w:p w:rsidR="000D0B57" w:rsidRDefault="00F06E90" w:rsidP="00753E4E">
      <w:pPr>
        <w:rPr>
          <w:ins w:id="0" w:author="Mechelle Mounts" w:date="2014-12-02T09:14:00Z"/>
        </w:rPr>
      </w:pPr>
      <w:del w:id="1" w:author="Mechelle Mounts" w:date="2014-12-02T09:14:00Z">
        <w:r w:rsidDel="00B21342">
          <w:delText>11/26/</w:delText>
        </w:r>
        <w:r w:rsidR="005C2136" w:rsidDel="00B21342">
          <w:delText>2014</w:delText>
        </w:r>
      </w:del>
      <w:ins w:id="2" w:author="Mechelle Mounts" w:date="2014-12-02T09:14:00Z">
        <w:r w:rsidR="00B21342">
          <w:t>12/2/2014</w:t>
        </w:r>
      </w:ins>
    </w:p>
    <w:p w:rsidR="00B21342" w:rsidRPr="00955680" w:rsidRDefault="00B21342" w:rsidP="00753E4E">
      <w:ins w:id="3" w:author="Mechelle Mounts" w:date="2014-12-02T09:14:00Z">
        <w:r>
          <w:t>Reviewed by: Mechelle Mounts, Steve Taylor, Kathy McCall, Justin Hyatt, Dave Justice and AFIA</w:t>
        </w:r>
      </w:ins>
    </w:p>
    <w:p w:rsidR="00E46C3B" w:rsidRPr="00E46C3B" w:rsidRDefault="007B5F3E" w:rsidP="00E46C3B">
      <w:r>
        <w:t xml:space="preserve"> 3.</w:t>
      </w:r>
      <w:del w:id="4" w:author="Mechelle Mounts" w:date="2014-12-02T09:14:00Z">
        <w:r w:rsidR="00F06E90" w:rsidDel="00B21342">
          <w:delText>4</w:delText>
        </w:r>
      </w:del>
      <w:ins w:id="5" w:author="Mechelle Mounts" w:date="2014-12-02T09:14:00Z">
        <w:r w:rsidR="00B21342">
          <w:t>5</w:t>
        </w:r>
      </w:ins>
    </w:p>
    <w:p w:rsidR="00C325BC" w:rsidRDefault="00753E4E" w:rsidP="00C325BC">
      <w:pPr>
        <w:pStyle w:val="Heading2"/>
      </w:pPr>
      <w:r>
        <w:t>Summary</w:t>
      </w:r>
    </w:p>
    <w:p w:rsidR="00753E4E" w:rsidRDefault="00FB315C" w:rsidP="00753E4E">
      <w:r>
        <w:t xml:space="preserve">Valley is requesting modifications to the ASAM document.  </w:t>
      </w:r>
    </w:p>
    <w:p w:rsidR="00753E4E" w:rsidRPr="00753E4E" w:rsidRDefault="00753E4E" w:rsidP="00753E4E">
      <w:pPr>
        <w:pStyle w:val="Heading3"/>
        <w:rPr>
          <w:i/>
        </w:rPr>
      </w:pPr>
      <w:r w:rsidRPr="00753E4E">
        <w:rPr>
          <w:i/>
        </w:rPr>
        <w:t>Purpose</w:t>
      </w:r>
    </w:p>
    <w:p w:rsidR="00C128FE" w:rsidRDefault="00FB315C" w:rsidP="00753E4E">
      <w:r>
        <w:t xml:space="preserve">Valley is required to do the ASAM document for clients with substance abuse diagnosis.  The document needs to include the level of Risk associated to each domain.  Note that this document needs to be Chrome/HTML compliant.  </w:t>
      </w:r>
    </w:p>
    <w:p w:rsidR="00753E4E" w:rsidRDefault="00753E4E" w:rsidP="00753E4E">
      <w:pPr>
        <w:pStyle w:val="Heading2"/>
      </w:pPr>
      <w:r>
        <w:t>System Design</w:t>
      </w:r>
    </w:p>
    <w:p w:rsidR="00C128FE" w:rsidRDefault="00C128FE" w:rsidP="00C128FE"/>
    <w:p w:rsidR="008E491A" w:rsidRDefault="00EE29BB" w:rsidP="00C128FE">
      <w:pPr>
        <w:rPr>
          <w:ins w:id="6" w:author="Mechelle Mounts" w:date="2014-12-02T09:16:00Z"/>
        </w:rPr>
      </w:pPr>
      <w:r>
        <w:t>Each dimension is in one tab. The user specifies the statement that most accurately fits the patient by choosing the associated radio button. The user then selects the Level of Care (Level) appropriate for that dimension and the ‘Documented Risk’ (High, Moderate, Low, N/A). If the user selects ‘High’ or ‘Moderate’ for a dimension, then that dimension becomes a need on the Care Plan. For example, if the user selects ‘High’ for Dimension one then, on the Needs tab of the Care Plan, in the Domain ‘</w:t>
      </w:r>
      <w:r w:rsidR="00384A86">
        <w:t xml:space="preserve">ASAM </w:t>
      </w:r>
      <w:r>
        <w:t xml:space="preserve">Dimension 1’ there will be a need </w:t>
      </w:r>
      <w:r w:rsidR="00384A86">
        <w:t>called ‘Dimension 1: Alcohol Intoxication and/or risk of withdrawal’.</w:t>
      </w:r>
      <w:ins w:id="7" w:author="Mechelle Mounts" w:date="2014-12-02T09:16:00Z">
        <w:r w:rsidR="00B21342">
          <w:t xml:space="preserve"> </w:t>
        </w:r>
      </w:ins>
    </w:p>
    <w:p w:rsidR="00B21342" w:rsidDel="00650292" w:rsidRDefault="00B21342" w:rsidP="00C128FE">
      <w:pPr>
        <w:rPr>
          <w:del w:id="8" w:author="Mechelle Mounts" w:date="2014-12-02T09:47:00Z"/>
        </w:rPr>
      </w:pPr>
    </w:p>
    <w:p w:rsidR="008E491A" w:rsidRDefault="008E491A">
      <w:r>
        <w:br w:type="page"/>
      </w:r>
    </w:p>
    <w:p w:rsidR="008378D5" w:rsidRDefault="00807345" w:rsidP="00C128FE">
      <w:r w:rsidRPr="00807345">
        <w:lastRenderedPageBreak/>
        <w:t xml:space="preserve"> </w:t>
      </w:r>
      <w:r>
        <w:object w:dxaOrig="12674" w:dyaOrig="5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4.05pt;height:265.45pt" o:ole="">
            <v:imagedata r:id="rId9" o:title=""/>
          </v:shape>
          <o:OLEObject Type="Embed" ProgID="Visio.Drawing.11" ShapeID="_x0000_i1025" DrawAspect="Content" ObjectID="_1479020759" r:id="rId10"/>
        </w:object>
      </w:r>
    </w:p>
    <w:p w:rsidR="003E2DB2" w:rsidRDefault="00807345" w:rsidP="00C128FE">
      <w:r>
        <w:object w:dxaOrig="12690" w:dyaOrig="4814">
          <v:shape id="_x0000_i1026" type="#_x0000_t75" style="width:634.05pt;height:240.7pt" o:ole="">
            <v:imagedata r:id="rId11" o:title=""/>
          </v:shape>
          <o:OLEObject Type="Embed" ProgID="Visio.Drawing.11" ShapeID="_x0000_i1026" DrawAspect="Content" ObjectID="_1479020760" r:id="rId12"/>
        </w:object>
      </w:r>
      <w:r w:rsidRPr="003E2DB2" w:rsidDel="008378D5">
        <w:rPr>
          <w:noProof/>
          <w:lang w:val="es-ES" w:eastAsia="es-ES"/>
        </w:rPr>
        <w:t xml:space="preserve"> </w:t>
      </w:r>
    </w:p>
    <w:p w:rsidR="003E2DB2" w:rsidRDefault="00807345" w:rsidP="00C128FE">
      <w:r>
        <w:object w:dxaOrig="12690" w:dyaOrig="5213">
          <v:shape id="_x0000_i1027" type="#_x0000_t75" style="width:634.05pt;height:261.15pt" o:ole="">
            <v:imagedata r:id="rId13" o:title=""/>
          </v:shape>
          <o:OLEObject Type="Embed" ProgID="Visio.Drawing.11" ShapeID="_x0000_i1027" DrawAspect="Content" ObjectID="_1479020761" r:id="rId14"/>
        </w:object>
      </w:r>
    </w:p>
    <w:p w:rsidR="008E491A" w:rsidRDefault="00807345" w:rsidP="00C128FE">
      <w:r w:rsidRPr="00807345">
        <w:t xml:space="preserve"> </w:t>
      </w:r>
      <w:r>
        <w:object w:dxaOrig="12690" w:dyaOrig="5866">
          <v:shape id="_x0000_i1028" type="#_x0000_t75" style="width:634.05pt;height:293.35pt" o:ole="">
            <v:imagedata r:id="rId15" o:title=""/>
          </v:shape>
          <o:OLEObject Type="Embed" ProgID="Visio.Drawing.11" ShapeID="_x0000_i1028" DrawAspect="Content" ObjectID="_1479020762" r:id="rId16"/>
        </w:object>
      </w:r>
    </w:p>
    <w:p w:rsidR="00EE29BB" w:rsidRDefault="00807345" w:rsidP="00C128FE">
      <w:r>
        <w:object w:dxaOrig="12690" w:dyaOrig="5506">
          <v:shape id="_x0000_i1029" type="#_x0000_t75" style="width:634.05pt;height:275.1pt" o:ole="">
            <v:imagedata r:id="rId17" o:title=""/>
          </v:shape>
          <o:OLEObject Type="Embed" ProgID="Visio.Drawing.11" ShapeID="_x0000_i1029" DrawAspect="Content" ObjectID="_1479020763" r:id="rId18"/>
        </w:object>
      </w:r>
      <w:r w:rsidRPr="003E2DB2" w:rsidDel="005F47BF">
        <w:rPr>
          <w:noProof/>
          <w:lang w:val="es-ES" w:eastAsia="es-ES"/>
        </w:rPr>
        <w:t xml:space="preserve"> </w:t>
      </w:r>
    </w:p>
    <w:p w:rsidR="003E2DB2" w:rsidRDefault="00807345" w:rsidP="00C128FE">
      <w:r>
        <w:object w:dxaOrig="12690" w:dyaOrig="5326">
          <v:shape id="_x0000_i1030" type="#_x0000_t75" style="width:634.05pt;height:266.5pt" o:ole="">
            <v:imagedata r:id="rId19" o:title=""/>
          </v:shape>
          <o:OLEObject Type="Embed" ProgID="Visio.Drawing.11" ShapeID="_x0000_i1030" DrawAspect="Content" ObjectID="_1479020764" r:id="rId20"/>
        </w:object>
      </w:r>
      <w:r w:rsidDel="00807345">
        <w:t xml:space="preserve"> </w:t>
      </w:r>
    </w:p>
    <w:p w:rsidR="00237BF0" w:rsidDel="000A72EF" w:rsidRDefault="00237BF0" w:rsidP="003E2DB2"/>
    <w:p w:rsidR="003E2DB2" w:rsidRPr="00E87A75" w:rsidRDefault="003E2DB2" w:rsidP="003E2DB2">
      <w:pPr>
        <w:pStyle w:val="Heading4"/>
        <w:rPr>
          <w:rFonts w:asciiTheme="minorHAnsi" w:hAnsiTheme="minorHAnsi"/>
        </w:rPr>
      </w:pPr>
      <w:r w:rsidRPr="005308D5">
        <w:rPr>
          <w:rFonts w:asciiTheme="minorHAnsi" w:hAnsiTheme="minorHAnsi"/>
        </w:rPr>
        <w:lastRenderedPageBreak/>
        <w:t xml:space="preserve">Requirements </w:t>
      </w:r>
    </w:p>
    <w:tbl>
      <w:tblPr>
        <w:tblStyle w:val="TableGrid"/>
        <w:tblW w:w="15678" w:type="dxa"/>
        <w:tblLayout w:type="fixed"/>
        <w:tblLook w:val="04A0" w:firstRow="1" w:lastRow="0" w:firstColumn="1" w:lastColumn="0" w:noHBand="0" w:noVBand="1"/>
      </w:tblPr>
      <w:tblGrid>
        <w:gridCol w:w="1863"/>
        <w:gridCol w:w="1485"/>
        <w:gridCol w:w="4590"/>
        <w:gridCol w:w="4050"/>
        <w:gridCol w:w="3690"/>
      </w:tblGrid>
      <w:tr w:rsidR="003E2DB2" w:rsidRPr="005308D5" w:rsidTr="00F609D6">
        <w:tc>
          <w:tcPr>
            <w:tcW w:w="1863" w:type="dxa"/>
          </w:tcPr>
          <w:p w:rsidR="003E2DB2" w:rsidRPr="005308D5" w:rsidRDefault="003E2DB2" w:rsidP="00B53E14">
            <w:pPr>
              <w:jc w:val="center"/>
              <w:rPr>
                <w:u w:val="single"/>
              </w:rPr>
            </w:pPr>
            <w:r w:rsidRPr="005308D5">
              <w:rPr>
                <w:u w:val="single"/>
              </w:rPr>
              <w:t>Field</w:t>
            </w:r>
          </w:p>
        </w:tc>
        <w:tc>
          <w:tcPr>
            <w:tcW w:w="1485" w:type="dxa"/>
          </w:tcPr>
          <w:p w:rsidR="003E2DB2" w:rsidRPr="005308D5" w:rsidRDefault="003E2DB2" w:rsidP="00B53E14">
            <w:pPr>
              <w:jc w:val="center"/>
              <w:rPr>
                <w:u w:val="single"/>
              </w:rPr>
            </w:pPr>
            <w:r w:rsidRPr="005308D5">
              <w:rPr>
                <w:u w:val="single"/>
              </w:rPr>
              <w:t>Required</w:t>
            </w:r>
          </w:p>
        </w:tc>
        <w:tc>
          <w:tcPr>
            <w:tcW w:w="4590" w:type="dxa"/>
          </w:tcPr>
          <w:p w:rsidR="003E2DB2" w:rsidRPr="005308D5" w:rsidRDefault="003E2DB2" w:rsidP="00B53E14">
            <w:pPr>
              <w:jc w:val="center"/>
              <w:rPr>
                <w:u w:val="single"/>
              </w:rPr>
            </w:pPr>
            <w:r w:rsidRPr="005308D5">
              <w:rPr>
                <w:u w:val="single"/>
              </w:rPr>
              <w:t>Response Options</w:t>
            </w:r>
          </w:p>
        </w:tc>
        <w:tc>
          <w:tcPr>
            <w:tcW w:w="4050" w:type="dxa"/>
          </w:tcPr>
          <w:p w:rsidR="003E2DB2" w:rsidRPr="005308D5" w:rsidRDefault="003E2DB2" w:rsidP="00B53E14">
            <w:pPr>
              <w:jc w:val="center"/>
              <w:rPr>
                <w:u w:val="single"/>
              </w:rPr>
            </w:pPr>
            <w:r w:rsidRPr="005308D5">
              <w:rPr>
                <w:u w:val="single"/>
              </w:rPr>
              <w:t>Validation Message</w:t>
            </w:r>
          </w:p>
        </w:tc>
        <w:tc>
          <w:tcPr>
            <w:tcW w:w="3690" w:type="dxa"/>
          </w:tcPr>
          <w:p w:rsidR="003E2DB2" w:rsidRPr="005308D5" w:rsidRDefault="003E2DB2" w:rsidP="00B53E14">
            <w:pPr>
              <w:jc w:val="center"/>
              <w:rPr>
                <w:u w:val="single"/>
              </w:rPr>
            </w:pPr>
            <w:r w:rsidRPr="005308D5">
              <w:rPr>
                <w:u w:val="single"/>
              </w:rPr>
              <w:t>Document Creation Initialization</w:t>
            </w:r>
          </w:p>
        </w:tc>
      </w:tr>
      <w:tr w:rsidR="003E2DB2" w:rsidRPr="005308D5" w:rsidTr="00F609D6">
        <w:trPr>
          <w:trHeight w:val="152"/>
        </w:trPr>
        <w:tc>
          <w:tcPr>
            <w:tcW w:w="1863" w:type="dxa"/>
          </w:tcPr>
          <w:p w:rsidR="003E2DB2" w:rsidRPr="005308D5" w:rsidRDefault="003E2DB2" w:rsidP="00B53E14">
            <w:r>
              <w:t>Dimensions Options</w:t>
            </w:r>
          </w:p>
        </w:tc>
        <w:tc>
          <w:tcPr>
            <w:tcW w:w="1485" w:type="dxa"/>
          </w:tcPr>
          <w:p w:rsidR="003E2DB2" w:rsidRPr="005308D5" w:rsidRDefault="003E2DB2" w:rsidP="00B53E14">
            <w:r>
              <w:t>Yes</w:t>
            </w:r>
          </w:p>
        </w:tc>
        <w:tc>
          <w:tcPr>
            <w:tcW w:w="4590" w:type="dxa"/>
          </w:tcPr>
          <w:p w:rsidR="003E2DB2" w:rsidRDefault="003E2DB2" w:rsidP="00B53E14">
            <w:r>
              <w:t>Via Radio Buttons</w:t>
            </w:r>
          </w:p>
        </w:tc>
        <w:tc>
          <w:tcPr>
            <w:tcW w:w="4050" w:type="dxa"/>
          </w:tcPr>
          <w:p w:rsidR="003E2DB2" w:rsidRPr="005308D5" w:rsidRDefault="003E2DB2" w:rsidP="00B53E14">
            <w:r>
              <w:t xml:space="preserve">Dimension </w:t>
            </w:r>
            <w:r w:rsidR="00913783">
              <w:t>X</w:t>
            </w:r>
            <w:r>
              <w:t xml:space="preserve"> – at least one option must be selected </w:t>
            </w:r>
          </w:p>
        </w:tc>
        <w:tc>
          <w:tcPr>
            <w:tcW w:w="3690" w:type="dxa"/>
          </w:tcPr>
          <w:p w:rsidR="003E2DB2" w:rsidRPr="005308D5" w:rsidRDefault="00F609D6" w:rsidP="00F609D6">
            <w:pPr>
              <w:tabs>
                <w:tab w:val="left" w:pos="0"/>
              </w:tabs>
            </w:pPr>
            <w:r>
              <w:t>Previous ASAM which is no older than 6 months.</w:t>
            </w:r>
          </w:p>
        </w:tc>
      </w:tr>
      <w:tr w:rsidR="003E2DB2" w:rsidRPr="005308D5" w:rsidTr="00F609D6">
        <w:tc>
          <w:tcPr>
            <w:tcW w:w="1863" w:type="dxa"/>
          </w:tcPr>
          <w:p w:rsidR="003E2DB2" w:rsidRDefault="003E2DB2" w:rsidP="00B53E14">
            <w:r>
              <w:t>Documented Risk</w:t>
            </w:r>
          </w:p>
        </w:tc>
        <w:tc>
          <w:tcPr>
            <w:tcW w:w="1485" w:type="dxa"/>
          </w:tcPr>
          <w:p w:rsidR="003E2DB2" w:rsidRDefault="003E2DB2" w:rsidP="00B53E14">
            <w:r>
              <w:t>Yes</w:t>
            </w:r>
          </w:p>
        </w:tc>
        <w:tc>
          <w:tcPr>
            <w:tcW w:w="4590" w:type="dxa"/>
          </w:tcPr>
          <w:p w:rsidR="00284634" w:rsidRDefault="003E2DB2" w:rsidP="00F609D6">
            <w:r>
              <w:t>Via Dropdown</w:t>
            </w:r>
          </w:p>
          <w:p w:rsidR="00284634" w:rsidRDefault="00284634" w:rsidP="00B53E14">
            <w:pPr>
              <w:pStyle w:val="ListParagraph"/>
              <w:numPr>
                <w:ilvl w:val="0"/>
                <w:numId w:val="6"/>
              </w:numPr>
            </w:pPr>
            <w:r>
              <w:t>N/A</w:t>
            </w:r>
          </w:p>
          <w:p w:rsidR="003E2DB2" w:rsidRDefault="003E2DB2" w:rsidP="00B53E14">
            <w:pPr>
              <w:pStyle w:val="ListParagraph"/>
              <w:numPr>
                <w:ilvl w:val="0"/>
                <w:numId w:val="6"/>
              </w:numPr>
            </w:pPr>
            <w:r>
              <w:t>Low</w:t>
            </w:r>
          </w:p>
          <w:p w:rsidR="003E2DB2" w:rsidRDefault="003E2DB2" w:rsidP="00B53E14">
            <w:pPr>
              <w:pStyle w:val="ListParagraph"/>
              <w:numPr>
                <w:ilvl w:val="0"/>
                <w:numId w:val="6"/>
              </w:numPr>
            </w:pPr>
            <w:r>
              <w:t>Moderate</w:t>
            </w:r>
          </w:p>
          <w:p w:rsidR="003E2DB2" w:rsidRDefault="003E2DB2" w:rsidP="00B53E14">
            <w:pPr>
              <w:pStyle w:val="ListParagraph"/>
              <w:numPr>
                <w:ilvl w:val="0"/>
                <w:numId w:val="6"/>
              </w:numPr>
            </w:pPr>
            <w:r>
              <w:t>High</w:t>
            </w:r>
          </w:p>
        </w:tc>
        <w:tc>
          <w:tcPr>
            <w:tcW w:w="4050" w:type="dxa"/>
          </w:tcPr>
          <w:p w:rsidR="003E2DB2" w:rsidRDefault="003E2DB2">
            <w:r>
              <w:t xml:space="preserve">Dimension </w:t>
            </w:r>
            <w:r w:rsidR="00913783">
              <w:t>X</w:t>
            </w:r>
            <w:r>
              <w:t xml:space="preserve"> – Documented Risk – must be specified</w:t>
            </w:r>
          </w:p>
        </w:tc>
        <w:tc>
          <w:tcPr>
            <w:tcW w:w="3690" w:type="dxa"/>
          </w:tcPr>
          <w:p w:rsidR="00F609D6" w:rsidRDefault="00F609D6" w:rsidP="00F609D6">
            <w:pPr>
              <w:tabs>
                <w:tab w:val="left" w:pos="0"/>
              </w:tabs>
            </w:pPr>
            <w:r>
              <w:t>Previous ASAM which is no older than 6 months.</w:t>
            </w:r>
          </w:p>
          <w:p w:rsidR="003E2DB2" w:rsidRDefault="003E2DB2" w:rsidP="00B53E14"/>
        </w:tc>
      </w:tr>
      <w:tr w:rsidR="003E2DB2" w:rsidRPr="005308D5" w:rsidTr="00F609D6">
        <w:tc>
          <w:tcPr>
            <w:tcW w:w="1863" w:type="dxa"/>
          </w:tcPr>
          <w:p w:rsidR="003E2DB2" w:rsidRPr="005308D5" w:rsidRDefault="003E2DB2" w:rsidP="00B53E14">
            <w:r>
              <w:t>Level</w:t>
            </w:r>
          </w:p>
        </w:tc>
        <w:tc>
          <w:tcPr>
            <w:tcW w:w="1485" w:type="dxa"/>
          </w:tcPr>
          <w:p w:rsidR="003E2DB2" w:rsidRPr="005308D5" w:rsidRDefault="003E2DB2" w:rsidP="00B53E14">
            <w:r>
              <w:t>Yes</w:t>
            </w:r>
          </w:p>
        </w:tc>
        <w:tc>
          <w:tcPr>
            <w:tcW w:w="4590" w:type="dxa"/>
          </w:tcPr>
          <w:p w:rsidR="003E2DB2" w:rsidRDefault="003E2DB2" w:rsidP="00B53E14">
            <w:r>
              <w:t>Via Dropdown</w:t>
            </w:r>
            <w:r w:rsidR="0003442C">
              <w:t xml:space="preserve"> </w:t>
            </w:r>
          </w:p>
          <w:p w:rsidR="00FF2E53" w:rsidRDefault="00FF2E53" w:rsidP="00FF2E53">
            <w:pPr>
              <w:pStyle w:val="ListParagraph"/>
              <w:numPr>
                <w:ilvl w:val="0"/>
                <w:numId w:val="5"/>
              </w:numPr>
            </w:pPr>
            <w:r>
              <w:t>No treatment recommended</w:t>
            </w:r>
          </w:p>
          <w:p w:rsidR="00FF2E53" w:rsidRDefault="00FF2E53" w:rsidP="00FF2E53">
            <w:pPr>
              <w:pStyle w:val="ListParagraph"/>
              <w:numPr>
                <w:ilvl w:val="0"/>
                <w:numId w:val="5"/>
              </w:numPr>
            </w:pPr>
            <w:r>
              <w:t>Level 0.5</w:t>
            </w:r>
          </w:p>
          <w:p w:rsidR="00FF2E53" w:rsidRDefault="00FF2E53" w:rsidP="00FF2E53">
            <w:pPr>
              <w:pStyle w:val="ListParagraph"/>
              <w:numPr>
                <w:ilvl w:val="0"/>
                <w:numId w:val="5"/>
              </w:numPr>
            </w:pPr>
            <w:r>
              <w:t>Opioid Maintenance Therapy</w:t>
            </w:r>
          </w:p>
          <w:p w:rsidR="00FF2E53" w:rsidRDefault="00FF2E53" w:rsidP="00FF2E53">
            <w:pPr>
              <w:pStyle w:val="ListParagraph"/>
              <w:numPr>
                <w:ilvl w:val="0"/>
                <w:numId w:val="5"/>
              </w:numPr>
            </w:pPr>
            <w:r>
              <w:t>Level 1.0</w:t>
            </w:r>
          </w:p>
          <w:p w:rsidR="00FF2E53" w:rsidRDefault="00FF2E53" w:rsidP="00FF2E53">
            <w:pPr>
              <w:pStyle w:val="ListParagraph"/>
              <w:numPr>
                <w:ilvl w:val="0"/>
                <w:numId w:val="5"/>
              </w:numPr>
            </w:pPr>
            <w:r>
              <w:t>Level 2.1</w:t>
            </w:r>
          </w:p>
          <w:p w:rsidR="00FF2E53" w:rsidRDefault="00FF2E53" w:rsidP="00FF2E53">
            <w:pPr>
              <w:pStyle w:val="ListParagraph"/>
              <w:numPr>
                <w:ilvl w:val="0"/>
                <w:numId w:val="5"/>
              </w:numPr>
            </w:pPr>
            <w:r>
              <w:t>Level 2.5</w:t>
            </w:r>
          </w:p>
          <w:p w:rsidR="00FF2E53" w:rsidRDefault="00FF2E53" w:rsidP="00FF2E53">
            <w:pPr>
              <w:pStyle w:val="ListParagraph"/>
              <w:numPr>
                <w:ilvl w:val="0"/>
                <w:numId w:val="5"/>
              </w:numPr>
              <w:rPr>
                <w:ins w:id="9" w:author="Mechelle Mounts" w:date="2014-12-02T09:25:00Z"/>
              </w:rPr>
            </w:pPr>
            <w:r>
              <w:t>Level 3.1</w:t>
            </w:r>
          </w:p>
          <w:p w:rsidR="00333746" w:rsidRDefault="00333746" w:rsidP="00FF2E53">
            <w:pPr>
              <w:pStyle w:val="ListParagraph"/>
              <w:numPr>
                <w:ilvl w:val="0"/>
                <w:numId w:val="5"/>
              </w:numPr>
            </w:pPr>
            <w:ins w:id="10" w:author="Mechelle Mounts" w:date="2014-12-02T09:25:00Z">
              <w:r>
                <w:t>Level 3.3</w:t>
              </w:r>
            </w:ins>
          </w:p>
          <w:p w:rsidR="003E2DB2" w:rsidRDefault="00FF2E53" w:rsidP="00FF2E53">
            <w:pPr>
              <w:pStyle w:val="ListParagraph"/>
              <w:numPr>
                <w:ilvl w:val="0"/>
                <w:numId w:val="5"/>
              </w:numPr>
            </w:pPr>
            <w:r>
              <w:t>Level 3.5</w:t>
            </w:r>
          </w:p>
        </w:tc>
        <w:tc>
          <w:tcPr>
            <w:tcW w:w="4050" w:type="dxa"/>
          </w:tcPr>
          <w:p w:rsidR="003E2DB2" w:rsidRPr="005308D5" w:rsidRDefault="003E2DB2" w:rsidP="00B53E14">
            <w:r>
              <w:t xml:space="preserve">Dimension </w:t>
            </w:r>
            <w:r w:rsidR="00913783">
              <w:t>X</w:t>
            </w:r>
            <w:r>
              <w:t xml:space="preserve"> – Level – must be specified</w:t>
            </w:r>
          </w:p>
        </w:tc>
        <w:tc>
          <w:tcPr>
            <w:tcW w:w="3690" w:type="dxa"/>
          </w:tcPr>
          <w:p w:rsidR="001942CF" w:rsidRDefault="003E2DB2" w:rsidP="00552452">
            <w:pPr>
              <w:tabs>
                <w:tab w:val="left" w:pos="0"/>
              </w:tabs>
            </w:pPr>
            <w:r>
              <w:t>Previous ASAM</w:t>
            </w:r>
            <w:r w:rsidR="00FF2E53">
              <w:t xml:space="preserve"> </w:t>
            </w:r>
            <w:r w:rsidR="001942CF">
              <w:t>which is no older than 6 months.</w:t>
            </w:r>
          </w:p>
          <w:p w:rsidR="003E2DB2" w:rsidRPr="005308D5" w:rsidRDefault="003E2DB2" w:rsidP="00B53E14"/>
        </w:tc>
      </w:tr>
      <w:tr w:rsidR="000A72EF" w:rsidTr="00F609D6">
        <w:trPr>
          <w:trHeight w:val="68"/>
        </w:trPr>
        <w:tc>
          <w:tcPr>
            <w:tcW w:w="1863" w:type="dxa"/>
            <w:vMerge w:val="restart"/>
            <w:tcBorders>
              <w:top w:val="single" w:sz="4" w:space="0" w:color="auto"/>
              <w:left w:val="single" w:sz="4" w:space="0" w:color="auto"/>
              <w:right w:val="single" w:sz="4" w:space="0" w:color="auto"/>
            </w:tcBorders>
            <w:hideMark/>
          </w:tcPr>
          <w:p w:rsidR="000A72EF" w:rsidRDefault="000A72EF" w:rsidP="00B53E14">
            <w:r>
              <w:t>Comments</w:t>
            </w:r>
          </w:p>
        </w:tc>
        <w:tc>
          <w:tcPr>
            <w:tcW w:w="1485" w:type="dxa"/>
            <w:tcBorders>
              <w:top w:val="single" w:sz="4" w:space="0" w:color="auto"/>
              <w:left w:val="single" w:sz="4" w:space="0" w:color="auto"/>
              <w:bottom w:val="single" w:sz="4" w:space="0" w:color="auto"/>
              <w:right w:val="single" w:sz="4" w:space="0" w:color="auto"/>
            </w:tcBorders>
            <w:hideMark/>
          </w:tcPr>
          <w:p w:rsidR="000A72EF" w:rsidRDefault="00284634" w:rsidP="00B53E14">
            <w:r>
              <w:t>Yes conditional</w:t>
            </w:r>
          </w:p>
        </w:tc>
        <w:tc>
          <w:tcPr>
            <w:tcW w:w="4590" w:type="dxa"/>
            <w:tcBorders>
              <w:top w:val="single" w:sz="4" w:space="0" w:color="auto"/>
              <w:left w:val="single" w:sz="4" w:space="0" w:color="auto"/>
              <w:right w:val="single" w:sz="4" w:space="0" w:color="auto"/>
            </w:tcBorders>
            <w:hideMark/>
          </w:tcPr>
          <w:p w:rsidR="000A72EF" w:rsidRDefault="000A72EF">
            <w:r>
              <w:t>Via Text box</w:t>
            </w:r>
          </w:p>
        </w:tc>
        <w:tc>
          <w:tcPr>
            <w:tcW w:w="4050" w:type="dxa"/>
            <w:tcBorders>
              <w:top w:val="single" w:sz="4" w:space="0" w:color="auto"/>
              <w:left w:val="single" w:sz="4" w:space="0" w:color="auto"/>
              <w:right w:val="single" w:sz="4" w:space="0" w:color="auto"/>
            </w:tcBorders>
            <w:hideMark/>
          </w:tcPr>
          <w:p w:rsidR="000A72EF" w:rsidRDefault="00284634" w:rsidP="00B53E14">
            <w:r>
              <w:t>Dimension X – Comments – is required</w:t>
            </w:r>
          </w:p>
        </w:tc>
        <w:tc>
          <w:tcPr>
            <w:tcW w:w="3690" w:type="dxa"/>
            <w:vMerge w:val="restart"/>
            <w:tcBorders>
              <w:top w:val="single" w:sz="4" w:space="0" w:color="auto"/>
              <w:left w:val="single" w:sz="4" w:space="0" w:color="auto"/>
              <w:right w:val="single" w:sz="4" w:space="0" w:color="auto"/>
            </w:tcBorders>
          </w:tcPr>
          <w:p w:rsidR="00284634" w:rsidRDefault="00284634" w:rsidP="00284634">
            <w:pPr>
              <w:tabs>
                <w:tab w:val="left" w:pos="0"/>
              </w:tabs>
            </w:pPr>
            <w:r>
              <w:t>Previous ASAM which is no older than 6 months.</w:t>
            </w:r>
          </w:p>
          <w:p w:rsidR="000A72EF" w:rsidRDefault="000A72EF" w:rsidP="00284634">
            <w:pPr>
              <w:tabs>
                <w:tab w:val="center" w:pos="1163"/>
              </w:tabs>
            </w:pPr>
          </w:p>
        </w:tc>
      </w:tr>
      <w:tr w:rsidR="000A72EF" w:rsidTr="00F609D6">
        <w:trPr>
          <w:trHeight w:val="67"/>
        </w:trPr>
        <w:tc>
          <w:tcPr>
            <w:tcW w:w="1863" w:type="dxa"/>
            <w:vMerge/>
            <w:tcBorders>
              <w:left w:val="single" w:sz="4" w:space="0" w:color="auto"/>
              <w:bottom w:val="single" w:sz="4" w:space="0" w:color="auto"/>
              <w:right w:val="single" w:sz="4" w:space="0" w:color="auto"/>
            </w:tcBorders>
          </w:tcPr>
          <w:p w:rsidR="000A72EF" w:rsidRDefault="000A72EF" w:rsidP="00B53E14"/>
        </w:tc>
        <w:tc>
          <w:tcPr>
            <w:tcW w:w="1485" w:type="dxa"/>
            <w:tcBorders>
              <w:top w:val="single" w:sz="4" w:space="0" w:color="auto"/>
              <w:left w:val="single" w:sz="4" w:space="0" w:color="auto"/>
              <w:bottom w:val="single" w:sz="4" w:space="0" w:color="auto"/>
              <w:right w:val="single" w:sz="4" w:space="0" w:color="auto"/>
            </w:tcBorders>
          </w:tcPr>
          <w:p w:rsidR="000A72EF" w:rsidRDefault="00284634" w:rsidP="00B53E14">
            <w:r>
              <w:t xml:space="preserve">No </w:t>
            </w:r>
          </w:p>
        </w:tc>
        <w:tc>
          <w:tcPr>
            <w:tcW w:w="4590" w:type="dxa"/>
            <w:tcBorders>
              <w:left w:val="single" w:sz="4" w:space="0" w:color="auto"/>
              <w:bottom w:val="single" w:sz="4" w:space="0" w:color="auto"/>
              <w:right w:val="single" w:sz="4" w:space="0" w:color="auto"/>
            </w:tcBorders>
          </w:tcPr>
          <w:p w:rsidR="000A72EF" w:rsidRDefault="00284634" w:rsidP="00B53E14">
            <w:r>
              <w:t xml:space="preserve">If user selects N/A from the Documented Risk dropdown </w:t>
            </w:r>
          </w:p>
        </w:tc>
        <w:tc>
          <w:tcPr>
            <w:tcW w:w="4050" w:type="dxa"/>
            <w:tcBorders>
              <w:left w:val="single" w:sz="4" w:space="0" w:color="auto"/>
              <w:bottom w:val="single" w:sz="4" w:space="0" w:color="auto"/>
              <w:right w:val="single" w:sz="4" w:space="0" w:color="auto"/>
            </w:tcBorders>
          </w:tcPr>
          <w:p w:rsidR="000A72EF" w:rsidRDefault="000A72EF"/>
        </w:tc>
        <w:tc>
          <w:tcPr>
            <w:tcW w:w="3690" w:type="dxa"/>
            <w:vMerge/>
            <w:tcBorders>
              <w:left w:val="single" w:sz="4" w:space="0" w:color="auto"/>
              <w:bottom w:val="single" w:sz="4" w:space="0" w:color="auto"/>
              <w:right w:val="single" w:sz="4" w:space="0" w:color="auto"/>
            </w:tcBorders>
          </w:tcPr>
          <w:p w:rsidR="000A72EF" w:rsidRDefault="000A72EF" w:rsidP="00B53E14">
            <w:pPr>
              <w:tabs>
                <w:tab w:val="center" w:pos="1163"/>
              </w:tabs>
            </w:pPr>
          </w:p>
        </w:tc>
      </w:tr>
    </w:tbl>
    <w:p w:rsidR="003E2DB2" w:rsidRDefault="003E2DB2" w:rsidP="003E2DB2"/>
    <w:p w:rsidR="000A72EF" w:rsidRPr="00E87A75" w:rsidRDefault="000A72EF" w:rsidP="000A72EF">
      <w:pPr>
        <w:pStyle w:val="Heading4"/>
        <w:rPr>
          <w:rFonts w:asciiTheme="minorHAnsi" w:hAnsiTheme="minorHAnsi"/>
        </w:rPr>
      </w:pPr>
      <w:r w:rsidRPr="005308D5">
        <w:rPr>
          <w:rFonts w:asciiTheme="minorHAnsi" w:hAnsiTheme="minorHAnsi"/>
        </w:rPr>
        <w:t>R</w:t>
      </w:r>
      <w:r>
        <w:rPr>
          <w:rFonts w:asciiTheme="minorHAnsi" w:hAnsiTheme="minorHAnsi"/>
        </w:rPr>
        <w:t>ules</w:t>
      </w:r>
      <w:r w:rsidRPr="005308D5">
        <w:rPr>
          <w:rFonts w:asciiTheme="minorHAnsi" w:hAnsiTheme="minorHAnsi"/>
        </w:rPr>
        <w:t xml:space="preserve"> </w:t>
      </w:r>
    </w:p>
    <w:tbl>
      <w:tblPr>
        <w:tblStyle w:val="TableGrid"/>
        <w:tblW w:w="15678" w:type="dxa"/>
        <w:tblLayout w:type="fixed"/>
        <w:tblLook w:val="04A0" w:firstRow="1" w:lastRow="0" w:firstColumn="1" w:lastColumn="0" w:noHBand="0" w:noVBand="1"/>
      </w:tblPr>
      <w:tblGrid>
        <w:gridCol w:w="3168"/>
        <w:gridCol w:w="12510"/>
      </w:tblGrid>
      <w:tr w:rsidR="00D5029B" w:rsidRPr="005308D5" w:rsidTr="00284634">
        <w:tc>
          <w:tcPr>
            <w:tcW w:w="3168" w:type="dxa"/>
          </w:tcPr>
          <w:p w:rsidR="00D5029B" w:rsidRPr="005308D5" w:rsidRDefault="00D5029B" w:rsidP="009B5BDA">
            <w:pPr>
              <w:jc w:val="center"/>
              <w:rPr>
                <w:u w:val="single"/>
              </w:rPr>
            </w:pPr>
          </w:p>
          <w:p w:rsidR="00D5029B" w:rsidRPr="005308D5" w:rsidRDefault="00D5029B" w:rsidP="009B5BDA">
            <w:pPr>
              <w:jc w:val="center"/>
              <w:rPr>
                <w:u w:val="single"/>
              </w:rPr>
            </w:pPr>
            <w:r w:rsidRPr="005308D5">
              <w:rPr>
                <w:u w:val="single"/>
              </w:rPr>
              <w:t>Field</w:t>
            </w:r>
          </w:p>
        </w:tc>
        <w:tc>
          <w:tcPr>
            <w:tcW w:w="12510" w:type="dxa"/>
          </w:tcPr>
          <w:p w:rsidR="00D5029B" w:rsidRPr="005308D5" w:rsidRDefault="00D5029B" w:rsidP="009B5BDA">
            <w:pPr>
              <w:jc w:val="center"/>
              <w:rPr>
                <w:u w:val="single"/>
              </w:rPr>
            </w:pPr>
          </w:p>
          <w:p w:rsidR="00D5029B" w:rsidRPr="005308D5" w:rsidRDefault="00D5029B" w:rsidP="009B5BDA">
            <w:pPr>
              <w:jc w:val="center"/>
              <w:rPr>
                <w:u w:val="single"/>
              </w:rPr>
            </w:pPr>
            <w:r>
              <w:rPr>
                <w:u w:val="single"/>
              </w:rPr>
              <w:t>Description</w:t>
            </w:r>
          </w:p>
        </w:tc>
      </w:tr>
      <w:tr w:rsidR="00D5029B" w:rsidRPr="005308D5" w:rsidTr="00284634">
        <w:tc>
          <w:tcPr>
            <w:tcW w:w="3168" w:type="dxa"/>
          </w:tcPr>
          <w:p w:rsidR="00D5029B" w:rsidRPr="00552452" w:rsidRDefault="00D5029B" w:rsidP="00552452">
            <w:r>
              <w:t>Level</w:t>
            </w:r>
          </w:p>
        </w:tc>
        <w:tc>
          <w:tcPr>
            <w:tcW w:w="12510" w:type="dxa"/>
          </w:tcPr>
          <w:p w:rsidR="00D5029B" w:rsidRDefault="00D5029B" w:rsidP="000A72EF">
            <w:r>
              <w:t xml:space="preserve">For each of the Dimension Tabs when the user selects the radio button the ‘Level’ is automatically set to the value that is in the parentheses at the end of the radio button. </w:t>
            </w:r>
          </w:p>
          <w:p w:rsidR="00D5029B" w:rsidRDefault="00D5029B" w:rsidP="000A72EF">
            <w:pPr>
              <w:pStyle w:val="ListParagraph"/>
              <w:numPr>
                <w:ilvl w:val="0"/>
                <w:numId w:val="7"/>
              </w:numPr>
            </w:pPr>
            <w:r>
              <w:t>No Treatment Recommended</w:t>
            </w:r>
          </w:p>
          <w:p w:rsidR="00D5029B" w:rsidRDefault="00D5029B" w:rsidP="000A72EF">
            <w:pPr>
              <w:pStyle w:val="ListParagraph"/>
              <w:numPr>
                <w:ilvl w:val="0"/>
                <w:numId w:val="7"/>
              </w:numPr>
            </w:pPr>
            <w:r>
              <w:t>Level 0.5</w:t>
            </w:r>
          </w:p>
          <w:p w:rsidR="00D5029B" w:rsidRDefault="00D5029B" w:rsidP="000A72EF">
            <w:pPr>
              <w:pStyle w:val="ListParagraph"/>
              <w:numPr>
                <w:ilvl w:val="0"/>
                <w:numId w:val="7"/>
              </w:numPr>
            </w:pPr>
            <w:r>
              <w:t>Opioid Maintenance Therapy</w:t>
            </w:r>
          </w:p>
          <w:p w:rsidR="00D5029B" w:rsidRDefault="00D5029B" w:rsidP="000A72EF">
            <w:pPr>
              <w:pStyle w:val="ListParagraph"/>
              <w:numPr>
                <w:ilvl w:val="0"/>
                <w:numId w:val="7"/>
              </w:numPr>
            </w:pPr>
            <w:r>
              <w:t>Level 1.0</w:t>
            </w:r>
          </w:p>
          <w:p w:rsidR="00D5029B" w:rsidRDefault="00D5029B" w:rsidP="000A72EF">
            <w:pPr>
              <w:pStyle w:val="ListParagraph"/>
              <w:numPr>
                <w:ilvl w:val="0"/>
                <w:numId w:val="7"/>
              </w:numPr>
            </w:pPr>
            <w:r>
              <w:t>Level 2.1</w:t>
            </w:r>
          </w:p>
          <w:p w:rsidR="00D5029B" w:rsidRDefault="00D5029B" w:rsidP="000A72EF">
            <w:pPr>
              <w:pStyle w:val="ListParagraph"/>
              <w:numPr>
                <w:ilvl w:val="0"/>
                <w:numId w:val="7"/>
              </w:numPr>
            </w:pPr>
            <w:r>
              <w:t>Level 2.5</w:t>
            </w:r>
          </w:p>
          <w:p w:rsidR="00D5029B" w:rsidRDefault="00D5029B" w:rsidP="000A72EF">
            <w:pPr>
              <w:pStyle w:val="ListParagraph"/>
              <w:numPr>
                <w:ilvl w:val="0"/>
                <w:numId w:val="7"/>
              </w:numPr>
              <w:rPr>
                <w:ins w:id="11" w:author="Mechelle Mounts" w:date="2014-12-02T09:25:00Z"/>
              </w:rPr>
            </w:pPr>
            <w:r>
              <w:t>Level 3.1</w:t>
            </w:r>
          </w:p>
          <w:p w:rsidR="00333746" w:rsidRDefault="00333746" w:rsidP="000A72EF">
            <w:pPr>
              <w:pStyle w:val="ListParagraph"/>
              <w:numPr>
                <w:ilvl w:val="0"/>
                <w:numId w:val="7"/>
              </w:numPr>
            </w:pPr>
            <w:ins w:id="12" w:author="Mechelle Mounts" w:date="2014-12-02T09:25:00Z">
              <w:r>
                <w:t>Level 3.3</w:t>
              </w:r>
            </w:ins>
          </w:p>
          <w:p w:rsidR="00D5029B" w:rsidRPr="00552452" w:rsidRDefault="00D5029B" w:rsidP="00552452">
            <w:pPr>
              <w:pStyle w:val="ListParagraph"/>
              <w:numPr>
                <w:ilvl w:val="0"/>
                <w:numId w:val="7"/>
              </w:numPr>
            </w:pPr>
            <w:r>
              <w:t>Level 3.5</w:t>
            </w:r>
          </w:p>
        </w:tc>
      </w:tr>
      <w:tr w:rsidR="00D5029B" w:rsidRPr="005308D5" w:rsidTr="00284634">
        <w:tc>
          <w:tcPr>
            <w:tcW w:w="3168" w:type="dxa"/>
          </w:tcPr>
          <w:p w:rsidR="00D5029B" w:rsidRPr="000A72EF" w:rsidRDefault="00D5029B" w:rsidP="000A72EF">
            <w:r>
              <w:t>Documented Risk</w:t>
            </w:r>
          </w:p>
        </w:tc>
        <w:tc>
          <w:tcPr>
            <w:tcW w:w="12510" w:type="dxa"/>
          </w:tcPr>
          <w:p w:rsidR="00D5029B" w:rsidRDefault="00D5029B" w:rsidP="00284634">
            <w:pPr>
              <w:pStyle w:val="ListParagraph"/>
              <w:numPr>
                <w:ilvl w:val="0"/>
                <w:numId w:val="11"/>
              </w:numPr>
            </w:pPr>
            <w:r>
              <w:t xml:space="preserve">N/A is only a valid response when the </w:t>
            </w:r>
            <w:r w:rsidR="00284634">
              <w:t>“Level” dropdown is “</w:t>
            </w:r>
            <w:r>
              <w:t xml:space="preserve">No </w:t>
            </w:r>
            <w:r w:rsidR="00284634">
              <w:t xml:space="preserve">Treatment Recommended “ </w:t>
            </w:r>
          </w:p>
          <w:p w:rsidR="00D5029B" w:rsidRDefault="00D5029B" w:rsidP="00552452">
            <w:pPr>
              <w:pStyle w:val="ListParagraph"/>
              <w:numPr>
                <w:ilvl w:val="0"/>
                <w:numId w:val="11"/>
              </w:numPr>
            </w:pPr>
            <w:r>
              <w:t>If the user selects Low, Moderate or High then the user must complete the ‘Comments’ text box.</w:t>
            </w:r>
          </w:p>
        </w:tc>
      </w:tr>
    </w:tbl>
    <w:p w:rsidR="003E2DB2" w:rsidRDefault="003E2DB2" w:rsidP="00C128FE"/>
    <w:p w:rsidR="00EE29BB" w:rsidRDefault="00807345" w:rsidP="00C128FE">
      <w:r w:rsidRPr="00807345">
        <w:t xml:space="preserve"> </w:t>
      </w:r>
    </w:p>
    <w:p w:rsidR="00D74197" w:rsidRPr="00E87A75" w:rsidRDefault="00D74197" w:rsidP="00D74197">
      <w:pPr>
        <w:pStyle w:val="Heading4"/>
        <w:rPr>
          <w:rFonts w:asciiTheme="minorHAnsi" w:hAnsiTheme="minorHAnsi"/>
        </w:rPr>
      </w:pPr>
      <w:r w:rsidRPr="005308D5">
        <w:rPr>
          <w:rFonts w:asciiTheme="minorHAnsi" w:hAnsiTheme="minorHAnsi"/>
        </w:rPr>
        <w:t xml:space="preserve">Requirements </w:t>
      </w:r>
    </w:p>
    <w:tbl>
      <w:tblPr>
        <w:tblStyle w:val="TableGrid"/>
        <w:tblW w:w="13680" w:type="dxa"/>
        <w:tblInd w:w="468" w:type="dxa"/>
        <w:tblLayout w:type="fixed"/>
        <w:tblLook w:val="04A0" w:firstRow="1" w:lastRow="0" w:firstColumn="1" w:lastColumn="0" w:noHBand="0" w:noVBand="1"/>
      </w:tblPr>
      <w:tblGrid>
        <w:gridCol w:w="1980"/>
        <w:gridCol w:w="1530"/>
        <w:gridCol w:w="2430"/>
        <w:gridCol w:w="7740"/>
      </w:tblGrid>
      <w:tr w:rsidR="00D74197" w:rsidRPr="005308D5" w:rsidTr="00F609D6">
        <w:tc>
          <w:tcPr>
            <w:tcW w:w="1980" w:type="dxa"/>
          </w:tcPr>
          <w:p w:rsidR="00D74197" w:rsidRPr="005308D5" w:rsidRDefault="00D74197" w:rsidP="009B5BDA">
            <w:pPr>
              <w:jc w:val="center"/>
              <w:rPr>
                <w:u w:val="single"/>
              </w:rPr>
            </w:pPr>
            <w:r w:rsidRPr="005308D5">
              <w:rPr>
                <w:u w:val="single"/>
              </w:rPr>
              <w:t>Field</w:t>
            </w:r>
          </w:p>
        </w:tc>
        <w:tc>
          <w:tcPr>
            <w:tcW w:w="1530" w:type="dxa"/>
          </w:tcPr>
          <w:p w:rsidR="00D74197" w:rsidRPr="005308D5" w:rsidRDefault="00D74197" w:rsidP="009B5BDA">
            <w:pPr>
              <w:jc w:val="center"/>
              <w:rPr>
                <w:u w:val="single"/>
              </w:rPr>
            </w:pPr>
            <w:r w:rsidRPr="005308D5">
              <w:rPr>
                <w:u w:val="single"/>
              </w:rPr>
              <w:t>Required</w:t>
            </w:r>
          </w:p>
        </w:tc>
        <w:tc>
          <w:tcPr>
            <w:tcW w:w="2430" w:type="dxa"/>
          </w:tcPr>
          <w:p w:rsidR="00D74197" w:rsidRPr="005308D5" w:rsidRDefault="00D74197" w:rsidP="009B5BDA">
            <w:pPr>
              <w:jc w:val="center"/>
              <w:rPr>
                <w:u w:val="single"/>
              </w:rPr>
            </w:pPr>
            <w:r w:rsidRPr="005308D5">
              <w:rPr>
                <w:u w:val="single"/>
              </w:rPr>
              <w:t>Response Options</w:t>
            </w:r>
          </w:p>
        </w:tc>
        <w:tc>
          <w:tcPr>
            <w:tcW w:w="7740" w:type="dxa"/>
          </w:tcPr>
          <w:p w:rsidR="00D74197" w:rsidRPr="005308D5" w:rsidRDefault="00D74197" w:rsidP="009B5BDA">
            <w:pPr>
              <w:jc w:val="center"/>
              <w:rPr>
                <w:u w:val="single"/>
              </w:rPr>
            </w:pPr>
            <w:r w:rsidRPr="005308D5">
              <w:rPr>
                <w:u w:val="single"/>
              </w:rPr>
              <w:t>Validation Message</w:t>
            </w:r>
          </w:p>
        </w:tc>
      </w:tr>
      <w:tr w:rsidR="008E491A" w:rsidRPr="005308D5" w:rsidTr="00F609D6">
        <w:trPr>
          <w:trHeight w:val="152"/>
        </w:trPr>
        <w:tc>
          <w:tcPr>
            <w:tcW w:w="1980" w:type="dxa"/>
          </w:tcPr>
          <w:p w:rsidR="008E491A" w:rsidRDefault="008E491A">
            <w:r>
              <w:t>Dimension X</w:t>
            </w:r>
          </w:p>
        </w:tc>
        <w:tc>
          <w:tcPr>
            <w:tcW w:w="1530" w:type="dxa"/>
          </w:tcPr>
          <w:p w:rsidR="008E491A" w:rsidRDefault="008E491A" w:rsidP="009B5BDA">
            <w:r>
              <w:t>n/a</w:t>
            </w:r>
          </w:p>
        </w:tc>
        <w:tc>
          <w:tcPr>
            <w:tcW w:w="2430" w:type="dxa"/>
          </w:tcPr>
          <w:p w:rsidR="008E491A" w:rsidRDefault="008E491A" w:rsidP="009B5BDA">
            <w:r>
              <w:t>n/a</w:t>
            </w:r>
          </w:p>
        </w:tc>
        <w:tc>
          <w:tcPr>
            <w:tcW w:w="7740" w:type="dxa"/>
          </w:tcPr>
          <w:p w:rsidR="008E491A" w:rsidRDefault="008E491A" w:rsidP="00D74197"/>
        </w:tc>
      </w:tr>
      <w:tr w:rsidR="008E491A" w:rsidRPr="005308D5" w:rsidTr="00F609D6">
        <w:trPr>
          <w:trHeight w:val="152"/>
        </w:trPr>
        <w:tc>
          <w:tcPr>
            <w:tcW w:w="1980" w:type="dxa"/>
          </w:tcPr>
          <w:p w:rsidR="008E491A" w:rsidRDefault="008E491A">
            <w:r>
              <w:t>Level X</w:t>
            </w:r>
          </w:p>
        </w:tc>
        <w:tc>
          <w:tcPr>
            <w:tcW w:w="1530" w:type="dxa"/>
          </w:tcPr>
          <w:p w:rsidR="008E491A" w:rsidRDefault="008E491A" w:rsidP="009B5BDA">
            <w:r>
              <w:t>n/a</w:t>
            </w:r>
          </w:p>
        </w:tc>
        <w:tc>
          <w:tcPr>
            <w:tcW w:w="2430" w:type="dxa"/>
          </w:tcPr>
          <w:p w:rsidR="008E491A" w:rsidRDefault="008E491A" w:rsidP="009B5BDA">
            <w:r>
              <w:t>n/a</w:t>
            </w:r>
          </w:p>
        </w:tc>
        <w:tc>
          <w:tcPr>
            <w:tcW w:w="7740" w:type="dxa"/>
          </w:tcPr>
          <w:p w:rsidR="008E491A" w:rsidRDefault="008E491A" w:rsidP="00D74197"/>
        </w:tc>
      </w:tr>
      <w:tr w:rsidR="008E491A" w:rsidRPr="005308D5" w:rsidTr="00F609D6">
        <w:trPr>
          <w:trHeight w:val="152"/>
        </w:trPr>
        <w:tc>
          <w:tcPr>
            <w:tcW w:w="1980" w:type="dxa"/>
          </w:tcPr>
          <w:p w:rsidR="008E491A" w:rsidRDefault="008E491A" w:rsidP="009B5BDA">
            <w:r>
              <w:t>Risk: X</w:t>
            </w:r>
          </w:p>
        </w:tc>
        <w:tc>
          <w:tcPr>
            <w:tcW w:w="1530" w:type="dxa"/>
          </w:tcPr>
          <w:p w:rsidR="008E491A" w:rsidRDefault="008E491A" w:rsidP="009B5BDA">
            <w:r>
              <w:t>n/a</w:t>
            </w:r>
          </w:p>
        </w:tc>
        <w:tc>
          <w:tcPr>
            <w:tcW w:w="2430" w:type="dxa"/>
          </w:tcPr>
          <w:p w:rsidR="008E491A" w:rsidRDefault="008E491A" w:rsidP="009B5BDA">
            <w:r>
              <w:t>n/a</w:t>
            </w:r>
          </w:p>
        </w:tc>
        <w:tc>
          <w:tcPr>
            <w:tcW w:w="7740" w:type="dxa"/>
          </w:tcPr>
          <w:p w:rsidR="008E491A" w:rsidRDefault="008E491A" w:rsidP="00D74197"/>
        </w:tc>
      </w:tr>
      <w:tr w:rsidR="008E491A" w:rsidRPr="005308D5" w:rsidTr="00F609D6">
        <w:trPr>
          <w:trHeight w:val="152"/>
        </w:trPr>
        <w:tc>
          <w:tcPr>
            <w:tcW w:w="1980" w:type="dxa"/>
          </w:tcPr>
          <w:p w:rsidR="008E491A" w:rsidRDefault="008E491A" w:rsidP="009B5BDA">
            <w:r>
              <w:t>Comment box</w:t>
            </w:r>
          </w:p>
        </w:tc>
        <w:tc>
          <w:tcPr>
            <w:tcW w:w="1530" w:type="dxa"/>
          </w:tcPr>
          <w:p w:rsidR="008E491A" w:rsidRDefault="008E491A" w:rsidP="009B5BDA">
            <w:r>
              <w:t>No</w:t>
            </w:r>
          </w:p>
        </w:tc>
        <w:tc>
          <w:tcPr>
            <w:tcW w:w="2430" w:type="dxa"/>
          </w:tcPr>
          <w:p w:rsidR="008E491A" w:rsidRDefault="008E491A" w:rsidP="009B5BDA">
            <w:r>
              <w:t>Via textbox</w:t>
            </w:r>
          </w:p>
        </w:tc>
        <w:tc>
          <w:tcPr>
            <w:tcW w:w="7740" w:type="dxa"/>
          </w:tcPr>
          <w:p w:rsidR="008E491A" w:rsidRDefault="008E491A" w:rsidP="00D74197"/>
        </w:tc>
      </w:tr>
      <w:tr w:rsidR="008E491A" w:rsidRPr="005308D5" w:rsidTr="00F609D6">
        <w:trPr>
          <w:trHeight w:val="152"/>
        </w:trPr>
        <w:tc>
          <w:tcPr>
            <w:tcW w:w="1980" w:type="dxa"/>
          </w:tcPr>
          <w:p w:rsidR="008E491A" w:rsidRPr="005308D5" w:rsidRDefault="008E491A" w:rsidP="009B5BDA">
            <w:r>
              <w:t>Indicated/Referred Level</w:t>
            </w:r>
          </w:p>
        </w:tc>
        <w:tc>
          <w:tcPr>
            <w:tcW w:w="1530" w:type="dxa"/>
          </w:tcPr>
          <w:p w:rsidR="008E491A" w:rsidRPr="005308D5" w:rsidRDefault="008E491A" w:rsidP="009B5BDA">
            <w:r>
              <w:t>Yes</w:t>
            </w:r>
          </w:p>
        </w:tc>
        <w:tc>
          <w:tcPr>
            <w:tcW w:w="2430" w:type="dxa"/>
          </w:tcPr>
          <w:p w:rsidR="008E491A" w:rsidRDefault="008E491A" w:rsidP="009B5BDA">
            <w:r>
              <w:t>Via Drop Down</w:t>
            </w:r>
          </w:p>
          <w:p w:rsidR="00CC0F43" w:rsidRDefault="00CC0F43" w:rsidP="009B5BDA">
            <w:r w:rsidRPr="00F609D6">
              <w:rPr>
                <w:color w:val="FF0000"/>
              </w:rPr>
              <w:t>Need values</w:t>
            </w:r>
          </w:p>
        </w:tc>
        <w:tc>
          <w:tcPr>
            <w:tcW w:w="7740" w:type="dxa"/>
          </w:tcPr>
          <w:p w:rsidR="008E491A" w:rsidRPr="005308D5" w:rsidRDefault="008E491A">
            <w:r>
              <w:t>Final Determination – Indicated/Referred Level – must be specified</w:t>
            </w:r>
          </w:p>
        </w:tc>
      </w:tr>
      <w:tr w:rsidR="008E491A" w:rsidRPr="005308D5" w:rsidTr="00F609D6">
        <w:trPr>
          <w:trHeight w:val="152"/>
        </w:trPr>
        <w:tc>
          <w:tcPr>
            <w:tcW w:w="1980" w:type="dxa"/>
          </w:tcPr>
          <w:p w:rsidR="008E491A" w:rsidRDefault="008E491A" w:rsidP="009B5BDA">
            <w:r>
              <w:t>Provided Level</w:t>
            </w:r>
          </w:p>
        </w:tc>
        <w:tc>
          <w:tcPr>
            <w:tcW w:w="1530" w:type="dxa"/>
          </w:tcPr>
          <w:p w:rsidR="008E491A" w:rsidRDefault="008E491A" w:rsidP="009B5BDA">
            <w:r>
              <w:t>Yes</w:t>
            </w:r>
          </w:p>
        </w:tc>
        <w:tc>
          <w:tcPr>
            <w:tcW w:w="2430" w:type="dxa"/>
          </w:tcPr>
          <w:p w:rsidR="008E491A" w:rsidRDefault="008E491A" w:rsidP="009B5BDA">
            <w:r>
              <w:t>Via Dropdown</w:t>
            </w:r>
          </w:p>
          <w:p w:rsidR="00491B80" w:rsidRDefault="00491B80" w:rsidP="009B5BDA">
            <w:r>
              <w:t>(global code)</w:t>
            </w:r>
          </w:p>
          <w:p w:rsidR="00491B80" w:rsidRPr="00491B80" w:rsidRDefault="00491B80" w:rsidP="00491B80">
            <w:pPr>
              <w:pStyle w:val="ListParagraph"/>
              <w:ind w:left="0"/>
            </w:pPr>
            <w:r w:rsidRPr="00491B80">
              <w:rPr>
                <w:rFonts w:ascii="Symbol" w:hAnsi="Symbol"/>
              </w:rPr>
              <w:t></w:t>
            </w:r>
            <w:r w:rsidRPr="00491B80">
              <w:rPr>
                <w:rFonts w:ascii="Times New Roman" w:hAnsi="Times New Roman"/>
                <w:sz w:val="14"/>
                <w:szCs w:val="14"/>
              </w:rPr>
              <w:t xml:space="preserve">         </w:t>
            </w:r>
            <w:r w:rsidRPr="00491B80">
              <w:t>Level 0.5</w:t>
            </w:r>
          </w:p>
          <w:p w:rsidR="00491B80" w:rsidRPr="00491B80" w:rsidRDefault="00491B80" w:rsidP="00491B80">
            <w:pPr>
              <w:pStyle w:val="ListParagraph"/>
              <w:ind w:left="0"/>
            </w:pPr>
            <w:r w:rsidRPr="00491B80">
              <w:rPr>
                <w:rFonts w:ascii="Symbol" w:hAnsi="Symbol"/>
              </w:rPr>
              <w:t></w:t>
            </w:r>
            <w:r w:rsidRPr="00491B80">
              <w:rPr>
                <w:rFonts w:ascii="Times New Roman" w:hAnsi="Times New Roman"/>
                <w:sz w:val="14"/>
                <w:szCs w:val="14"/>
              </w:rPr>
              <w:t xml:space="preserve">         </w:t>
            </w:r>
            <w:r w:rsidRPr="00491B80">
              <w:t>OPT – Level 1</w:t>
            </w:r>
          </w:p>
          <w:p w:rsidR="00491B80" w:rsidRPr="00491B80" w:rsidRDefault="00491B80" w:rsidP="00491B80">
            <w:pPr>
              <w:pStyle w:val="ListParagraph"/>
              <w:ind w:left="0"/>
            </w:pPr>
            <w:r w:rsidRPr="00491B80">
              <w:rPr>
                <w:rFonts w:ascii="Symbol" w:hAnsi="Symbol"/>
              </w:rPr>
              <w:t></w:t>
            </w:r>
            <w:r w:rsidRPr="00491B80">
              <w:rPr>
                <w:rFonts w:ascii="Times New Roman" w:hAnsi="Times New Roman"/>
                <w:sz w:val="14"/>
                <w:szCs w:val="14"/>
              </w:rPr>
              <w:t xml:space="preserve">         </w:t>
            </w:r>
            <w:r w:rsidRPr="00491B80">
              <w:t>Level 1</w:t>
            </w:r>
          </w:p>
          <w:p w:rsidR="00491B80" w:rsidRPr="00491B80" w:rsidRDefault="00491B80" w:rsidP="00491B80">
            <w:pPr>
              <w:pStyle w:val="ListParagraph"/>
              <w:ind w:left="0"/>
            </w:pPr>
            <w:r w:rsidRPr="00491B80">
              <w:rPr>
                <w:rFonts w:ascii="Symbol" w:hAnsi="Symbol"/>
              </w:rPr>
              <w:t></w:t>
            </w:r>
            <w:r w:rsidRPr="00491B80">
              <w:rPr>
                <w:rFonts w:ascii="Times New Roman" w:hAnsi="Times New Roman"/>
                <w:sz w:val="14"/>
                <w:szCs w:val="14"/>
              </w:rPr>
              <w:t xml:space="preserve">         </w:t>
            </w:r>
            <w:r w:rsidRPr="00491B80">
              <w:t>Level 2.1</w:t>
            </w:r>
          </w:p>
          <w:p w:rsidR="00491B80" w:rsidRPr="00491B80" w:rsidRDefault="00491B80" w:rsidP="00491B80">
            <w:pPr>
              <w:pStyle w:val="ListParagraph"/>
              <w:ind w:left="0"/>
            </w:pPr>
            <w:r w:rsidRPr="00491B80">
              <w:rPr>
                <w:rFonts w:ascii="Symbol" w:hAnsi="Symbol"/>
              </w:rPr>
              <w:t></w:t>
            </w:r>
            <w:r w:rsidRPr="00491B80">
              <w:rPr>
                <w:rFonts w:ascii="Times New Roman" w:hAnsi="Times New Roman"/>
                <w:sz w:val="14"/>
                <w:szCs w:val="14"/>
              </w:rPr>
              <w:t xml:space="preserve">         </w:t>
            </w:r>
            <w:r w:rsidRPr="00491B80">
              <w:t>Level 2.5</w:t>
            </w:r>
          </w:p>
          <w:p w:rsidR="00491B80" w:rsidRPr="00491B80" w:rsidRDefault="00491B80" w:rsidP="00491B80">
            <w:pPr>
              <w:pStyle w:val="ListParagraph"/>
              <w:ind w:left="0"/>
            </w:pPr>
            <w:r w:rsidRPr="00491B80">
              <w:rPr>
                <w:rFonts w:ascii="Symbol" w:hAnsi="Symbol"/>
              </w:rPr>
              <w:t></w:t>
            </w:r>
            <w:r w:rsidRPr="00491B80">
              <w:rPr>
                <w:rFonts w:ascii="Times New Roman" w:hAnsi="Times New Roman"/>
                <w:sz w:val="14"/>
                <w:szCs w:val="14"/>
              </w:rPr>
              <w:t xml:space="preserve">         </w:t>
            </w:r>
            <w:r w:rsidRPr="00491B80">
              <w:t>Level 3.1</w:t>
            </w:r>
          </w:p>
          <w:p w:rsidR="00CC0F43" w:rsidRDefault="00CC0F43" w:rsidP="009B5BDA"/>
        </w:tc>
        <w:tc>
          <w:tcPr>
            <w:tcW w:w="7740" w:type="dxa"/>
          </w:tcPr>
          <w:p w:rsidR="008E491A" w:rsidRDefault="008E491A">
            <w:r>
              <w:t>Final Determination – Provided Level – must be specified</w:t>
            </w:r>
          </w:p>
        </w:tc>
      </w:tr>
      <w:tr w:rsidR="00F06E90" w:rsidRPr="005308D5" w:rsidTr="00F609D6">
        <w:trPr>
          <w:trHeight w:val="152"/>
        </w:trPr>
        <w:tc>
          <w:tcPr>
            <w:tcW w:w="1980" w:type="dxa"/>
          </w:tcPr>
          <w:p w:rsidR="00F06E90" w:rsidRDefault="00F06E90" w:rsidP="009B5BDA">
            <w:r>
              <w:t>Need to Update Care Plan</w:t>
            </w:r>
          </w:p>
        </w:tc>
        <w:tc>
          <w:tcPr>
            <w:tcW w:w="1530" w:type="dxa"/>
          </w:tcPr>
          <w:p w:rsidR="00F06E90" w:rsidRDefault="00F06E90" w:rsidP="009B5BDA">
            <w:r>
              <w:t>No</w:t>
            </w:r>
          </w:p>
        </w:tc>
        <w:tc>
          <w:tcPr>
            <w:tcW w:w="2430" w:type="dxa"/>
          </w:tcPr>
          <w:p w:rsidR="00F06E90" w:rsidRDefault="00F06E90" w:rsidP="009B5BDA">
            <w:r>
              <w:t>Via checkbox</w:t>
            </w:r>
          </w:p>
        </w:tc>
        <w:tc>
          <w:tcPr>
            <w:tcW w:w="7740" w:type="dxa"/>
          </w:tcPr>
          <w:p w:rsidR="00F06E90" w:rsidRDefault="00F06E90">
            <w:r>
              <w:t>none</w:t>
            </w:r>
          </w:p>
        </w:tc>
      </w:tr>
    </w:tbl>
    <w:p w:rsidR="0003442C" w:rsidRDefault="00D74197" w:rsidP="0003442C">
      <w:pPr>
        <w:pStyle w:val="Heading4"/>
        <w:rPr>
          <w:rFonts w:asciiTheme="minorHAnsi" w:hAnsiTheme="minorHAnsi"/>
        </w:rPr>
      </w:pPr>
      <w:r>
        <w:rPr>
          <w:rFonts w:asciiTheme="minorHAnsi" w:hAnsiTheme="minorHAnsi"/>
        </w:rPr>
        <w:t xml:space="preserve"> Rules</w:t>
      </w:r>
    </w:p>
    <w:p w:rsidR="00D74197" w:rsidRPr="005C2136" w:rsidRDefault="00D74197" w:rsidP="00552452">
      <w:r>
        <w:t>When the user clicks on the ‘Final Determination’ tab all of the values that were selected in the previous tab will populate here.</w:t>
      </w:r>
    </w:p>
    <w:tbl>
      <w:tblPr>
        <w:tblStyle w:val="TableGrid"/>
        <w:tblW w:w="13680" w:type="dxa"/>
        <w:tblInd w:w="468" w:type="dxa"/>
        <w:tblLayout w:type="fixed"/>
        <w:tblLook w:val="04A0" w:firstRow="1" w:lastRow="0" w:firstColumn="1" w:lastColumn="0" w:noHBand="0" w:noVBand="1"/>
      </w:tblPr>
      <w:tblGrid>
        <w:gridCol w:w="2160"/>
        <w:gridCol w:w="11520"/>
      </w:tblGrid>
      <w:tr w:rsidR="00D74197" w:rsidRPr="005308D5" w:rsidTr="00F609D6">
        <w:tc>
          <w:tcPr>
            <w:tcW w:w="2160" w:type="dxa"/>
          </w:tcPr>
          <w:p w:rsidR="00D74197" w:rsidRPr="005308D5" w:rsidRDefault="00D74197" w:rsidP="009B5BDA">
            <w:pPr>
              <w:jc w:val="center"/>
              <w:rPr>
                <w:u w:val="single"/>
              </w:rPr>
            </w:pPr>
          </w:p>
          <w:p w:rsidR="00D74197" w:rsidRPr="005308D5" w:rsidRDefault="00D74197" w:rsidP="009B5BDA">
            <w:pPr>
              <w:jc w:val="center"/>
              <w:rPr>
                <w:u w:val="single"/>
              </w:rPr>
            </w:pPr>
            <w:r w:rsidRPr="005308D5">
              <w:rPr>
                <w:u w:val="single"/>
              </w:rPr>
              <w:t>Field</w:t>
            </w:r>
          </w:p>
        </w:tc>
        <w:tc>
          <w:tcPr>
            <w:tcW w:w="11520" w:type="dxa"/>
          </w:tcPr>
          <w:p w:rsidR="00D74197" w:rsidRPr="005308D5" w:rsidRDefault="00D74197" w:rsidP="009B5BDA">
            <w:pPr>
              <w:jc w:val="center"/>
              <w:rPr>
                <w:u w:val="single"/>
              </w:rPr>
            </w:pPr>
            <w:r>
              <w:rPr>
                <w:u w:val="single"/>
              </w:rPr>
              <w:t>Description</w:t>
            </w:r>
          </w:p>
        </w:tc>
      </w:tr>
      <w:tr w:rsidR="00D74197" w:rsidRPr="008E491A" w:rsidTr="00F609D6">
        <w:trPr>
          <w:trHeight w:val="152"/>
        </w:trPr>
        <w:tc>
          <w:tcPr>
            <w:tcW w:w="2160" w:type="dxa"/>
          </w:tcPr>
          <w:p w:rsidR="00D74197" w:rsidRPr="005308D5" w:rsidRDefault="00D74197">
            <w:r>
              <w:t>Dimension X</w:t>
            </w:r>
          </w:p>
        </w:tc>
        <w:tc>
          <w:tcPr>
            <w:tcW w:w="11520" w:type="dxa"/>
          </w:tcPr>
          <w:p w:rsidR="00D74197" w:rsidRDefault="00D74197">
            <w:r>
              <w:t>X = Dimension #</w:t>
            </w:r>
            <w:r w:rsidR="008E491A">
              <w:t xml:space="preserve">, pulls into a </w:t>
            </w:r>
            <w:r w:rsidR="00913783">
              <w:t>read only</w:t>
            </w:r>
            <w:r w:rsidR="008E491A">
              <w:t xml:space="preserve"> field on the Final Determination tab</w:t>
            </w:r>
          </w:p>
        </w:tc>
      </w:tr>
      <w:tr w:rsidR="00D74197" w:rsidRPr="005308D5" w:rsidTr="00F609D6">
        <w:trPr>
          <w:trHeight w:val="152"/>
        </w:trPr>
        <w:tc>
          <w:tcPr>
            <w:tcW w:w="2160" w:type="dxa"/>
          </w:tcPr>
          <w:p w:rsidR="00D74197" w:rsidRDefault="00D74197">
            <w:r>
              <w:t>Level X</w:t>
            </w:r>
          </w:p>
        </w:tc>
        <w:tc>
          <w:tcPr>
            <w:tcW w:w="11520" w:type="dxa"/>
          </w:tcPr>
          <w:p w:rsidR="00D74197" w:rsidRDefault="00D74197">
            <w:r>
              <w:t xml:space="preserve">X = value in the “Level” dropdown on the Dimension tab, </w:t>
            </w:r>
            <w:r w:rsidR="008E491A">
              <w:t xml:space="preserve">pulls into a </w:t>
            </w:r>
            <w:r w:rsidR="00913783">
              <w:t>read only</w:t>
            </w:r>
            <w:r w:rsidR="008E491A">
              <w:t xml:space="preserve"> field on the Final Determination tab</w:t>
            </w:r>
          </w:p>
        </w:tc>
      </w:tr>
      <w:tr w:rsidR="00D74197" w:rsidRPr="005308D5" w:rsidTr="00F609D6">
        <w:trPr>
          <w:trHeight w:val="152"/>
        </w:trPr>
        <w:tc>
          <w:tcPr>
            <w:tcW w:w="2160" w:type="dxa"/>
          </w:tcPr>
          <w:p w:rsidR="00D74197" w:rsidRDefault="00D74197">
            <w:r>
              <w:t>Risk:</w:t>
            </w:r>
            <w:r w:rsidR="00552452">
              <w:t xml:space="preserve"> </w:t>
            </w:r>
            <w:r>
              <w:t xml:space="preserve">X </w:t>
            </w:r>
          </w:p>
        </w:tc>
        <w:tc>
          <w:tcPr>
            <w:tcW w:w="11520" w:type="dxa"/>
          </w:tcPr>
          <w:p w:rsidR="00D74197" w:rsidRDefault="00D74197">
            <w:r>
              <w:t xml:space="preserve">X= value in the “Documented risk” dropdown on the Dimension tab, pulls into a </w:t>
            </w:r>
            <w:r w:rsidR="00913783">
              <w:t xml:space="preserve">read only </w:t>
            </w:r>
            <w:r>
              <w:t>field</w:t>
            </w:r>
            <w:r w:rsidR="008E491A">
              <w:t xml:space="preserve"> on the Final Determination tab</w:t>
            </w:r>
          </w:p>
        </w:tc>
      </w:tr>
      <w:tr w:rsidR="00F06E90" w:rsidRPr="005308D5" w:rsidTr="00F609D6">
        <w:trPr>
          <w:trHeight w:val="152"/>
        </w:trPr>
        <w:tc>
          <w:tcPr>
            <w:tcW w:w="2160" w:type="dxa"/>
          </w:tcPr>
          <w:p w:rsidR="00F06E90" w:rsidRDefault="00F06E90">
            <w:r>
              <w:t>Need to Update Care Plan</w:t>
            </w:r>
          </w:p>
        </w:tc>
        <w:tc>
          <w:tcPr>
            <w:tcW w:w="11520" w:type="dxa"/>
          </w:tcPr>
          <w:p w:rsidR="00F06E90" w:rsidRDefault="00F06E90">
            <w:r>
              <w:t>Create a Care Plan ‘To Do’ document due same day when this is checked</w:t>
            </w:r>
          </w:p>
        </w:tc>
      </w:tr>
    </w:tbl>
    <w:p w:rsidR="00E007A7" w:rsidRDefault="00E007A7" w:rsidP="00C128FE"/>
    <w:p w:rsidR="00F61DEE" w:rsidRDefault="00F61DEE" w:rsidP="00F61DEE">
      <w:pPr>
        <w:pStyle w:val="Heading4"/>
        <w:rPr>
          <w:rFonts w:asciiTheme="minorHAnsi" w:hAnsiTheme="minorHAnsi"/>
        </w:rPr>
      </w:pPr>
      <w:r>
        <w:rPr>
          <w:rFonts w:asciiTheme="minorHAnsi" w:hAnsiTheme="minorHAnsi"/>
        </w:rPr>
        <w:t xml:space="preserve">Document Rules </w:t>
      </w:r>
    </w:p>
    <w:tbl>
      <w:tblPr>
        <w:tblStyle w:val="TableGrid"/>
        <w:tblW w:w="13680" w:type="dxa"/>
        <w:tblInd w:w="468" w:type="dxa"/>
        <w:tblLayout w:type="fixed"/>
        <w:tblLook w:val="04A0" w:firstRow="1" w:lastRow="0" w:firstColumn="1" w:lastColumn="0" w:noHBand="0" w:noVBand="1"/>
      </w:tblPr>
      <w:tblGrid>
        <w:gridCol w:w="2160"/>
        <w:gridCol w:w="11520"/>
      </w:tblGrid>
      <w:tr w:rsidR="00F61DEE" w:rsidRPr="005308D5" w:rsidTr="00071448">
        <w:tc>
          <w:tcPr>
            <w:tcW w:w="2160" w:type="dxa"/>
          </w:tcPr>
          <w:p w:rsidR="00F61DEE" w:rsidRPr="005308D5" w:rsidRDefault="00F61DEE" w:rsidP="00071448">
            <w:pPr>
              <w:jc w:val="center"/>
              <w:rPr>
                <w:u w:val="single"/>
              </w:rPr>
            </w:pPr>
          </w:p>
          <w:p w:rsidR="00F61DEE" w:rsidRPr="005308D5" w:rsidRDefault="00F61DEE" w:rsidP="00071448">
            <w:pPr>
              <w:jc w:val="center"/>
              <w:rPr>
                <w:u w:val="single"/>
              </w:rPr>
            </w:pPr>
            <w:r w:rsidRPr="005308D5">
              <w:rPr>
                <w:u w:val="single"/>
              </w:rPr>
              <w:t>Field</w:t>
            </w:r>
          </w:p>
        </w:tc>
        <w:tc>
          <w:tcPr>
            <w:tcW w:w="11520" w:type="dxa"/>
          </w:tcPr>
          <w:p w:rsidR="00F61DEE" w:rsidRPr="005308D5" w:rsidRDefault="00F61DEE" w:rsidP="00071448">
            <w:pPr>
              <w:jc w:val="center"/>
              <w:rPr>
                <w:u w:val="single"/>
              </w:rPr>
            </w:pPr>
            <w:r>
              <w:rPr>
                <w:u w:val="single"/>
              </w:rPr>
              <w:t>Description</w:t>
            </w:r>
          </w:p>
        </w:tc>
      </w:tr>
      <w:tr w:rsidR="00F61DEE" w:rsidRPr="008E491A" w:rsidTr="00071448">
        <w:trPr>
          <w:trHeight w:val="152"/>
        </w:trPr>
        <w:tc>
          <w:tcPr>
            <w:tcW w:w="2160" w:type="dxa"/>
          </w:tcPr>
          <w:p w:rsidR="00F61DEE" w:rsidRPr="005308D5" w:rsidRDefault="00F61DEE" w:rsidP="00071448">
            <w:r>
              <w:t>ASAM</w:t>
            </w:r>
          </w:p>
        </w:tc>
        <w:tc>
          <w:tcPr>
            <w:tcW w:w="11520" w:type="dxa"/>
          </w:tcPr>
          <w:p w:rsidR="00F61DEE" w:rsidRDefault="00F61DEE" w:rsidP="00071448">
            <w:r>
              <w:t>Create a To Do document for the ASAM with the following due dates</w:t>
            </w:r>
            <w:ins w:id="13" w:author="Mechelle Mounts" w:date="2014-12-02T09:52:00Z">
              <w:r w:rsidR="00650292">
                <w:t xml:space="preserve"> (show 7 days before due)</w:t>
              </w:r>
            </w:ins>
            <w:r>
              <w:t>:</w:t>
            </w:r>
          </w:p>
          <w:p w:rsidR="00F61DEE" w:rsidRDefault="00F61DEE" w:rsidP="00F61DEE">
            <w:pPr>
              <w:pStyle w:val="ListParagraph"/>
              <w:numPr>
                <w:ilvl w:val="0"/>
                <w:numId w:val="15"/>
              </w:numPr>
            </w:pPr>
            <w:r>
              <w:t>If Level in ‘Final Determination’ equals</w:t>
            </w:r>
          </w:p>
          <w:p w:rsidR="00F61DEE" w:rsidRDefault="00F61DEE" w:rsidP="00F61DEE">
            <w:pPr>
              <w:pStyle w:val="ListParagraph"/>
              <w:numPr>
                <w:ilvl w:val="0"/>
                <w:numId w:val="15"/>
              </w:numPr>
            </w:pPr>
            <w:r>
              <w:t>3.5 due date is 14days</w:t>
            </w:r>
          </w:p>
          <w:p w:rsidR="00F61DEE" w:rsidRDefault="00F61DEE" w:rsidP="00F61DEE">
            <w:pPr>
              <w:pStyle w:val="ListParagraph"/>
              <w:numPr>
                <w:ilvl w:val="0"/>
                <w:numId w:val="15"/>
              </w:numPr>
            </w:pPr>
            <w:r>
              <w:lastRenderedPageBreak/>
              <w:t>3.1 or 2.1 due date is 30days</w:t>
            </w:r>
          </w:p>
          <w:p w:rsidR="00F61DEE" w:rsidRDefault="00F61DEE" w:rsidP="00F61DEE">
            <w:pPr>
              <w:pStyle w:val="ListParagraph"/>
              <w:numPr>
                <w:ilvl w:val="0"/>
                <w:numId w:val="15"/>
              </w:numPr>
            </w:pPr>
            <w:r>
              <w:t>Less than 2.1 due date is 60days as long as there is no SUD Discharge and they have an SUD Admission</w:t>
            </w:r>
          </w:p>
        </w:tc>
      </w:tr>
    </w:tbl>
    <w:p w:rsidR="00F06E90" w:rsidRDefault="00F06E90" w:rsidP="00C128FE"/>
    <w:p w:rsidR="0017331C" w:rsidRPr="00F609D6" w:rsidRDefault="00DA6604">
      <w:pPr>
        <w:rPr>
          <w:rFonts w:asciiTheme="majorHAnsi" w:eastAsiaTheme="majorEastAsia" w:hAnsiTheme="majorHAnsi" w:cstheme="majorBidi"/>
          <w:b/>
          <w:bCs/>
          <w:i/>
          <w:color w:val="4F81BD" w:themeColor="accent1"/>
        </w:rPr>
      </w:pPr>
      <w:r w:rsidRPr="00F609D6">
        <w:rPr>
          <w:rFonts w:asciiTheme="majorHAnsi" w:eastAsiaTheme="majorEastAsia" w:hAnsiTheme="majorHAnsi" w:cstheme="majorBidi"/>
          <w:b/>
          <w:bCs/>
          <w:i/>
          <w:color w:val="4F81BD" w:themeColor="accent1"/>
        </w:rPr>
        <w:t>Notes back to customer</w:t>
      </w:r>
    </w:p>
    <w:p w:rsidR="00DA6604" w:rsidRPr="00650292" w:rsidRDefault="00D5029B" w:rsidP="00DA6604">
      <w:pPr>
        <w:pStyle w:val="ListParagraph"/>
        <w:numPr>
          <w:ilvl w:val="0"/>
          <w:numId w:val="13"/>
        </w:numPr>
        <w:tabs>
          <w:tab w:val="left" w:pos="0"/>
        </w:tabs>
        <w:rPr>
          <w:ins w:id="14" w:author="Mechelle Mounts" w:date="2014-12-02T09:47:00Z"/>
          <w:rPrChange w:id="15" w:author="Mechelle Mounts" w:date="2014-12-02T09:47:00Z">
            <w:rPr>
              <w:ins w:id="16" w:author="Mechelle Mounts" w:date="2014-12-02T09:47:00Z"/>
              <w:color w:val="FF0000"/>
            </w:rPr>
          </w:rPrChange>
        </w:rPr>
      </w:pPr>
      <w:r>
        <w:t xml:space="preserve">We will be moving the </w:t>
      </w:r>
      <w:r w:rsidR="00DA6604">
        <w:t>documented risk of High or Moderate</w:t>
      </w:r>
      <w:r>
        <w:t xml:space="preserve"> to the Care Plan Needs List and </w:t>
      </w:r>
      <w:r w:rsidR="00DA6604">
        <w:t>mark</w:t>
      </w:r>
      <w:r>
        <w:t xml:space="preserve"> it</w:t>
      </w:r>
      <w:r w:rsidR="00DA6604">
        <w:t xml:space="preserve"> as ADDRESS ON CARE PLAN</w:t>
      </w:r>
      <w:r>
        <w:t xml:space="preserve">.  The </w:t>
      </w:r>
      <w:r w:rsidR="00DA6604">
        <w:t>Low (Mark</w:t>
      </w:r>
      <w:r>
        <w:t>ed</w:t>
      </w:r>
      <w:r w:rsidR="00DA6604">
        <w:t xml:space="preserve"> as DEFER) </w:t>
      </w:r>
      <w:r>
        <w:t xml:space="preserve">will also be </w:t>
      </w:r>
      <w:r w:rsidR="00DA6604">
        <w:t>pull</w:t>
      </w:r>
      <w:r>
        <w:t xml:space="preserve">ed into the </w:t>
      </w:r>
      <w:r w:rsidR="00DA6604">
        <w:t xml:space="preserve"> Care Plan Needs List.  Each dimension is a ‘Domain’ on the Needs list. </w:t>
      </w:r>
      <w:r w:rsidR="00DA6604">
        <w:rPr>
          <w:color w:val="FF0000"/>
        </w:rPr>
        <w:t xml:space="preserve"> </w:t>
      </w:r>
    </w:p>
    <w:p w:rsidR="00650292" w:rsidRDefault="00650292" w:rsidP="00650292">
      <w:pPr>
        <w:pStyle w:val="ListParagraph"/>
        <w:numPr>
          <w:ilvl w:val="0"/>
          <w:numId w:val="13"/>
        </w:numPr>
        <w:rPr>
          <w:ins w:id="17" w:author="Mechelle Mounts" w:date="2014-12-02T09:48:00Z"/>
        </w:rPr>
      </w:pPr>
      <w:ins w:id="18" w:author="Mechelle Mounts" w:date="2014-12-02T09:48:00Z">
        <w:r>
          <w:t>With the frequency of the review of this document, how does the care plan know previous needs have been resolved,</w:t>
        </w:r>
        <w:r>
          <w:t xml:space="preserve"> “Address on Care Plan”</w:t>
        </w:r>
        <w:r>
          <w:t xml:space="preserve"> so that we don’t keep re-doing the needs?  We have some t</w:t>
        </w:r>
        <w:r>
          <w:t>hat need a review every 14 days</w:t>
        </w:r>
        <w:r>
          <w:t>.  Would this be solved by adding a check box “Need to Update Care Plan” to each dimension on the final review tab</w:t>
        </w:r>
      </w:ins>
      <w:ins w:id="19" w:author="Mechelle Mounts" w:date="2014-12-02T09:49:00Z">
        <w:r>
          <w:t>, the initial document would push the needs</w:t>
        </w:r>
      </w:ins>
      <w:ins w:id="20" w:author="Mechelle Mounts" w:date="2014-12-02T10:18:00Z">
        <w:r w:rsidR="00874599">
          <w:t>, and the check boxes would be grayed out,</w:t>
        </w:r>
      </w:ins>
      <w:bookmarkStart w:id="21" w:name="_GoBack"/>
      <w:bookmarkEnd w:id="21"/>
      <w:ins w:id="22" w:author="Mechelle Mounts" w:date="2014-12-02T09:49:00Z">
        <w:r>
          <w:t>, then any review document would be manually pushed by checking the check box</w:t>
        </w:r>
      </w:ins>
      <w:ins w:id="23" w:author="Mechelle Mounts" w:date="2014-12-02T09:48:00Z">
        <w:r>
          <w:t>.</w:t>
        </w:r>
      </w:ins>
      <w:ins w:id="24" w:author="Mechelle Mounts" w:date="2014-12-02T10:18:00Z">
        <w:r w:rsidR="00CF0F0B">
          <w:t xml:space="preserve">  See screenshot below:</w:t>
        </w:r>
      </w:ins>
    </w:p>
    <w:p w:rsidR="00650292" w:rsidRPr="00EC36AD" w:rsidRDefault="00650292" w:rsidP="00650292">
      <w:pPr>
        <w:pStyle w:val="ListParagraph"/>
        <w:numPr>
          <w:ilvl w:val="0"/>
          <w:numId w:val="13"/>
        </w:numPr>
        <w:tabs>
          <w:tab w:val="left" w:pos="0"/>
        </w:tabs>
        <w:rPr>
          <w:ins w:id="25" w:author="Mechelle Mounts" w:date="2014-12-02T09:51:00Z"/>
        </w:rPr>
      </w:pPr>
      <w:ins w:id="26" w:author="Mechelle Mounts" w:date="2014-12-02T09:51:00Z">
        <w:r>
          <w:rPr>
            <w:color w:val="FF0000"/>
          </w:rPr>
          <w:t>This also needs a signature piece, with LMHT co-signature as needed.  Include and display the date it was signed with who signed,</w:t>
        </w:r>
      </w:ins>
    </w:p>
    <w:p w:rsidR="00650292" w:rsidRPr="00EC36AD" w:rsidRDefault="00650292" w:rsidP="00650292">
      <w:pPr>
        <w:pStyle w:val="ListParagraph"/>
        <w:numPr>
          <w:ilvl w:val="0"/>
          <w:numId w:val="13"/>
        </w:numPr>
        <w:tabs>
          <w:tab w:val="left" w:pos="0"/>
        </w:tabs>
        <w:rPr>
          <w:ins w:id="27" w:author="Mechelle Mounts" w:date="2014-12-02T09:51:00Z"/>
        </w:rPr>
      </w:pPr>
      <w:ins w:id="28" w:author="Mechelle Mounts" w:date="2014-12-02T09:51:00Z">
        <w:r>
          <w:rPr>
            <w:color w:val="FF0000"/>
          </w:rPr>
          <w:t>Add Level 3.3 to the dimensions.</w:t>
        </w:r>
      </w:ins>
    </w:p>
    <w:p w:rsidR="00650292" w:rsidRDefault="00650292" w:rsidP="00DA6604">
      <w:pPr>
        <w:pStyle w:val="ListParagraph"/>
        <w:numPr>
          <w:ilvl w:val="0"/>
          <w:numId w:val="13"/>
        </w:numPr>
        <w:tabs>
          <w:tab w:val="left" w:pos="0"/>
        </w:tabs>
      </w:pPr>
      <w:ins w:id="29" w:author="Mechelle Mounts" w:date="2014-12-02T09:53:00Z">
        <w:r>
          <w:t>The document needs to have a</w:t>
        </w:r>
      </w:ins>
      <w:ins w:id="30" w:author="Mechelle Mounts" w:date="2014-12-02T09:55:00Z">
        <w:r>
          <w:t>n effective date, the</w:t>
        </w:r>
      </w:ins>
      <w:ins w:id="31" w:author="Mechelle Mounts" w:date="2014-12-02T09:53:00Z">
        <w:r>
          <w:t xml:space="preserve"> Date signed and who signed it displayed.</w:t>
        </w:r>
      </w:ins>
    </w:p>
    <w:p w:rsidR="00DA6604" w:rsidRPr="0057130C" w:rsidRDefault="00DA6604" w:rsidP="00DA6604">
      <w:pPr>
        <w:pStyle w:val="ListParagraph"/>
        <w:numPr>
          <w:ilvl w:val="0"/>
          <w:numId w:val="13"/>
        </w:numPr>
        <w:tabs>
          <w:tab w:val="left" w:pos="0"/>
        </w:tabs>
      </w:pPr>
      <w:r>
        <w:t>Valley would like the ability to write a goal on a low risk Dimension level as well, but not required.  How would you get a low level needs to the Care plan? It is required for medium and high risk</w:t>
      </w:r>
      <w:r w:rsidR="00D5029B" w:rsidRPr="00F609D6">
        <w:t>.  ANSWER: Number one will address this question.  The user will be able to then add to the existing description or write a new goal.</w:t>
      </w:r>
      <w:r w:rsidR="00D5029B">
        <w:rPr>
          <w:color w:val="FF0000"/>
        </w:rPr>
        <w:t xml:space="preserve">  </w:t>
      </w:r>
    </w:p>
    <w:p w:rsidR="00650292" w:rsidRPr="00C128FE" w:rsidRDefault="00650292" w:rsidP="00650292">
      <w:pPr>
        <w:pStyle w:val="Heading3"/>
        <w:rPr>
          <w:ins w:id="32" w:author="Mechelle Mounts" w:date="2014-12-02T09:56:00Z"/>
          <w:i/>
        </w:rPr>
      </w:pPr>
      <w:ins w:id="33" w:author="Mechelle Mounts" w:date="2014-12-02T09:56:00Z">
        <w:r w:rsidRPr="00C128FE">
          <w:rPr>
            <w:i/>
          </w:rPr>
          <w:t>Rules</w:t>
        </w:r>
      </w:ins>
    </w:p>
    <w:p w:rsidR="00650292" w:rsidRDefault="00650292" w:rsidP="00650292">
      <w:pPr>
        <w:pStyle w:val="ListParagraph"/>
        <w:numPr>
          <w:ilvl w:val="0"/>
          <w:numId w:val="3"/>
        </w:numPr>
        <w:tabs>
          <w:tab w:val="left" w:pos="0"/>
        </w:tabs>
        <w:rPr>
          <w:ins w:id="34" w:author="Mechelle Mounts" w:date="2014-12-02T09:56:00Z"/>
        </w:rPr>
      </w:pPr>
      <w:ins w:id="35" w:author="Mechelle Mounts" w:date="2014-12-02T09:56:00Z">
        <w:r>
          <w:t xml:space="preserve">When a user selects a radio button then the level in the drop down is automatically selected. </w:t>
        </w:r>
      </w:ins>
    </w:p>
    <w:p w:rsidR="00650292" w:rsidRDefault="00650292" w:rsidP="00650292">
      <w:pPr>
        <w:pStyle w:val="ListParagraph"/>
        <w:numPr>
          <w:ilvl w:val="0"/>
          <w:numId w:val="3"/>
        </w:numPr>
        <w:tabs>
          <w:tab w:val="left" w:pos="0"/>
        </w:tabs>
        <w:rPr>
          <w:ins w:id="36" w:author="Mechelle Mounts" w:date="2014-12-02T09:56:00Z"/>
        </w:rPr>
      </w:pPr>
      <w:ins w:id="37" w:author="Mechelle Mounts" w:date="2014-12-02T09:56:00Z">
        <w:r>
          <w:t>The Final Determination Placement level is the level that is pulled to the Care Plan.</w:t>
        </w:r>
      </w:ins>
    </w:p>
    <w:p w:rsidR="00650292" w:rsidRDefault="00650292" w:rsidP="00650292">
      <w:pPr>
        <w:pStyle w:val="ListParagraph"/>
        <w:numPr>
          <w:ilvl w:val="0"/>
          <w:numId w:val="3"/>
        </w:numPr>
        <w:tabs>
          <w:tab w:val="left" w:pos="0"/>
        </w:tabs>
        <w:rPr>
          <w:ins w:id="38" w:author="Mechelle Mounts" w:date="2014-12-02T09:56:00Z"/>
        </w:rPr>
      </w:pPr>
      <w:ins w:id="39" w:author="Mechelle Mounts" w:date="2014-12-02T09:56:00Z">
        <w:r>
          <w:t xml:space="preserve">If a dimension has a documented risk of High or Moderate then that pulls to the Care Plan Needs List.  Each dimension is a ‘Domain’ on the Needs list. </w:t>
        </w:r>
      </w:ins>
    </w:p>
    <w:p w:rsidR="00650292" w:rsidRDefault="00650292" w:rsidP="00650292">
      <w:pPr>
        <w:pStyle w:val="ListParagraph"/>
        <w:numPr>
          <w:ilvl w:val="0"/>
          <w:numId w:val="3"/>
        </w:numPr>
        <w:tabs>
          <w:tab w:val="left" w:pos="0"/>
        </w:tabs>
        <w:rPr>
          <w:ins w:id="40" w:author="Mechelle Mounts" w:date="2014-12-02T09:56:00Z"/>
        </w:rPr>
      </w:pPr>
      <w:ins w:id="41" w:author="Mechelle Mounts" w:date="2014-12-02T09:56:00Z">
        <w:r>
          <w:t>A new ASAMs will pull data from the previous ASAM which is no older than 6 months.</w:t>
        </w:r>
      </w:ins>
    </w:p>
    <w:p w:rsidR="00650292" w:rsidRDefault="00650292" w:rsidP="00650292">
      <w:pPr>
        <w:pStyle w:val="ListParagraph"/>
        <w:numPr>
          <w:ilvl w:val="0"/>
          <w:numId w:val="3"/>
        </w:numPr>
        <w:tabs>
          <w:tab w:val="left" w:pos="0"/>
        </w:tabs>
        <w:rPr>
          <w:ins w:id="42" w:author="Mechelle Mounts" w:date="2014-12-02T09:56:00Z"/>
        </w:rPr>
      </w:pPr>
      <w:ins w:id="43" w:author="Mechelle Mounts" w:date="2014-12-02T09:56:00Z">
        <w:r>
          <w:t>Users can view ASAM documents by clicking on the Documents banner and filtering just on the ASAM document.</w:t>
        </w:r>
      </w:ins>
    </w:p>
    <w:p w:rsidR="00DA6604" w:rsidRPr="00C128FE" w:rsidRDefault="00CF0F0B">
      <w:ins w:id="44" w:author="Mechelle Mounts" w:date="2014-12-02T10:17:00Z">
        <w:r>
          <w:rPr>
            <w:noProof/>
          </w:rPr>
          <w:lastRenderedPageBreak/>
          <w:drawing>
            <wp:inline distT="0" distB="0" distL="0" distR="0">
              <wp:extent cx="10194925" cy="713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94925" cy="7131050"/>
                      </a:xfrm>
                      <a:prstGeom prst="rect">
                        <a:avLst/>
                      </a:prstGeom>
                      <a:noFill/>
                      <a:ln>
                        <a:noFill/>
                      </a:ln>
                    </pic:spPr>
                  </pic:pic>
                </a:graphicData>
              </a:graphic>
            </wp:inline>
          </w:drawing>
        </w:r>
      </w:ins>
    </w:p>
    <w:sectPr w:rsidR="00DA6604" w:rsidRPr="00C128FE" w:rsidSect="00BA53AB">
      <w:footerReference w:type="default" r:id="rId22"/>
      <w:pgSz w:w="20635" w:h="14573"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7A6" w:rsidRDefault="00AE47A6" w:rsidP="008E491A">
      <w:pPr>
        <w:spacing w:after="0" w:line="240" w:lineRule="auto"/>
      </w:pPr>
      <w:r>
        <w:separator/>
      </w:r>
    </w:p>
  </w:endnote>
  <w:endnote w:type="continuationSeparator" w:id="0">
    <w:p w:rsidR="00AE47A6" w:rsidRDefault="00AE47A6" w:rsidP="008E4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2723572"/>
      <w:docPartObj>
        <w:docPartGallery w:val="Page Numbers (Bottom of Page)"/>
        <w:docPartUnique/>
      </w:docPartObj>
    </w:sdtPr>
    <w:sdtEndPr>
      <w:rPr>
        <w:noProof/>
      </w:rPr>
    </w:sdtEndPr>
    <w:sdtContent>
      <w:p w:rsidR="008E491A" w:rsidRDefault="008E491A">
        <w:pPr>
          <w:pStyle w:val="Footer"/>
          <w:jc w:val="right"/>
        </w:pPr>
        <w:r>
          <w:fldChar w:fldCharType="begin"/>
        </w:r>
        <w:r>
          <w:instrText xml:space="preserve"> PAGE   \* MERGEFORMAT </w:instrText>
        </w:r>
        <w:r>
          <w:fldChar w:fldCharType="separate"/>
        </w:r>
        <w:r w:rsidR="00874599">
          <w:rPr>
            <w:noProof/>
          </w:rPr>
          <w:t>7</w:t>
        </w:r>
        <w:r>
          <w:rPr>
            <w:noProof/>
          </w:rPr>
          <w:fldChar w:fldCharType="end"/>
        </w:r>
      </w:p>
    </w:sdtContent>
  </w:sdt>
  <w:p w:rsidR="008E491A" w:rsidRDefault="008E49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7A6" w:rsidRDefault="00AE47A6" w:rsidP="008E491A">
      <w:pPr>
        <w:spacing w:after="0" w:line="240" w:lineRule="auto"/>
      </w:pPr>
      <w:r>
        <w:separator/>
      </w:r>
    </w:p>
  </w:footnote>
  <w:footnote w:type="continuationSeparator" w:id="0">
    <w:p w:rsidR="00AE47A6" w:rsidRDefault="00AE47A6" w:rsidP="008E49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760DE"/>
    <w:multiLevelType w:val="hybridMultilevel"/>
    <w:tmpl w:val="FE8C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B22662"/>
    <w:multiLevelType w:val="hybridMultilevel"/>
    <w:tmpl w:val="57A26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FD551F"/>
    <w:multiLevelType w:val="hybridMultilevel"/>
    <w:tmpl w:val="86D89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946D06"/>
    <w:multiLevelType w:val="hybridMultilevel"/>
    <w:tmpl w:val="FDFEC19A"/>
    <w:lvl w:ilvl="0" w:tplc="A4FE36D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9FA603B"/>
    <w:multiLevelType w:val="hybridMultilevel"/>
    <w:tmpl w:val="FAE25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1F011F"/>
    <w:multiLevelType w:val="hybridMultilevel"/>
    <w:tmpl w:val="815046E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F1A7E63"/>
    <w:multiLevelType w:val="hybridMultilevel"/>
    <w:tmpl w:val="0324C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FC6D31"/>
    <w:multiLevelType w:val="hybridMultilevel"/>
    <w:tmpl w:val="DE5631D4"/>
    <w:lvl w:ilvl="0" w:tplc="AEFEE9E6">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7AB24A7"/>
    <w:multiLevelType w:val="hybridMultilevel"/>
    <w:tmpl w:val="B966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312BCF"/>
    <w:multiLevelType w:val="hybridMultilevel"/>
    <w:tmpl w:val="B6A437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7AC3932"/>
    <w:multiLevelType w:val="hybridMultilevel"/>
    <w:tmpl w:val="E8467C0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323D01"/>
    <w:multiLevelType w:val="hybridMultilevel"/>
    <w:tmpl w:val="1178A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DE4257"/>
    <w:multiLevelType w:val="hybridMultilevel"/>
    <w:tmpl w:val="96C0D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3324E1"/>
    <w:multiLevelType w:val="hybridMultilevel"/>
    <w:tmpl w:val="F1A4A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4A4EF9"/>
    <w:multiLevelType w:val="hybridMultilevel"/>
    <w:tmpl w:val="48C2BC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
  </w:num>
  <w:num w:numId="2">
    <w:abstractNumId w:val="0"/>
  </w:num>
  <w:num w:numId="3">
    <w:abstractNumId w:val="6"/>
  </w:num>
  <w:num w:numId="4">
    <w:abstractNumId w:val="11"/>
  </w:num>
  <w:num w:numId="5">
    <w:abstractNumId w:val="13"/>
  </w:num>
  <w:num w:numId="6">
    <w:abstractNumId w:val="12"/>
  </w:num>
  <w:num w:numId="7">
    <w:abstractNumId w:val="2"/>
  </w:num>
  <w:num w:numId="8">
    <w:abstractNumId w:val="4"/>
  </w:num>
  <w:num w:numId="9">
    <w:abstractNumId w:val="8"/>
  </w:num>
  <w:num w:numId="10">
    <w:abstractNumId w:val="5"/>
  </w:num>
  <w:num w:numId="11">
    <w:abstractNumId w:val="14"/>
  </w:num>
  <w:num w:numId="12">
    <w:abstractNumId w:val="9"/>
  </w:num>
  <w:num w:numId="13">
    <w:abstractNumId w:val="10"/>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5BC"/>
    <w:rsid w:val="00022419"/>
    <w:rsid w:val="0003442C"/>
    <w:rsid w:val="000923FF"/>
    <w:rsid w:val="000A72EF"/>
    <w:rsid w:val="000D0B57"/>
    <w:rsid w:val="000D707C"/>
    <w:rsid w:val="00130FC6"/>
    <w:rsid w:val="00136249"/>
    <w:rsid w:val="0017331C"/>
    <w:rsid w:val="001942CF"/>
    <w:rsid w:val="00194C0A"/>
    <w:rsid w:val="001F4388"/>
    <w:rsid w:val="00237BF0"/>
    <w:rsid w:val="00284634"/>
    <w:rsid w:val="002A4740"/>
    <w:rsid w:val="002B742B"/>
    <w:rsid w:val="002C6DAD"/>
    <w:rsid w:val="002D15D5"/>
    <w:rsid w:val="00333746"/>
    <w:rsid w:val="00350E86"/>
    <w:rsid w:val="00384A86"/>
    <w:rsid w:val="003D6554"/>
    <w:rsid w:val="003E2DB2"/>
    <w:rsid w:val="003E61DD"/>
    <w:rsid w:val="00406833"/>
    <w:rsid w:val="00411D52"/>
    <w:rsid w:val="00430A89"/>
    <w:rsid w:val="00491B80"/>
    <w:rsid w:val="004B07C3"/>
    <w:rsid w:val="004C65A5"/>
    <w:rsid w:val="004E73BD"/>
    <w:rsid w:val="00514541"/>
    <w:rsid w:val="00552452"/>
    <w:rsid w:val="005624A2"/>
    <w:rsid w:val="00584691"/>
    <w:rsid w:val="005C1D4C"/>
    <w:rsid w:val="005C2136"/>
    <w:rsid w:val="005F47BF"/>
    <w:rsid w:val="006229A2"/>
    <w:rsid w:val="006408A4"/>
    <w:rsid w:val="00650292"/>
    <w:rsid w:val="00662616"/>
    <w:rsid w:val="006A6CA4"/>
    <w:rsid w:val="006A7E37"/>
    <w:rsid w:val="00717DEA"/>
    <w:rsid w:val="00753E4E"/>
    <w:rsid w:val="00770978"/>
    <w:rsid w:val="007847D9"/>
    <w:rsid w:val="007A584D"/>
    <w:rsid w:val="007A6AF7"/>
    <w:rsid w:val="007B5F3E"/>
    <w:rsid w:val="007E40FF"/>
    <w:rsid w:val="00803FF8"/>
    <w:rsid w:val="00807345"/>
    <w:rsid w:val="008378D5"/>
    <w:rsid w:val="00842D82"/>
    <w:rsid w:val="00853AFD"/>
    <w:rsid w:val="00874599"/>
    <w:rsid w:val="0088345A"/>
    <w:rsid w:val="008A105B"/>
    <w:rsid w:val="008C2BC3"/>
    <w:rsid w:val="008E491A"/>
    <w:rsid w:val="008E7CEC"/>
    <w:rsid w:val="00913783"/>
    <w:rsid w:val="00930C6D"/>
    <w:rsid w:val="00955680"/>
    <w:rsid w:val="00955AC8"/>
    <w:rsid w:val="009A709F"/>
    <w:rsid w:val="009D10F3"/>
    <w:rsid w:val="009E22ED"/>
    <w:rsid w:val="009F0681"/>
    <w:rsid w:val="00A07ED9"/>
    <w:rsid w:val="00AB79AB"/>
    <w:rsid w:val="00AC3140"/>
    <w:rsid w:val="00AE47A6"/>
    <w:rsid w:val="00AE510E"/>
    <w:rsid w:val="00AE79D4"/>
    <w:rsid w:val="00B21342"/>
    <w:rsid w:val="00B53E14"/>
    <w:rsid w:val="00BA53AB"/>
    <w:rsid w:val="00C00583"/>
    <w:rsid w:val="00C03D54"/>
    <w:rsid w:val="00C128FE"/>
    <w:rsid w:val="00C22E3A"/>
    <w:rsid w:val="00C325BC"/>
    <w:rsid w:val="00C97162"/>
    <w:rsid w:val="00CC0F43"/>
    <w:rsid w:val="00CE30D2"/>
    <w:rsid w:val="00CF0F0B"/>
    <w:rsid w:val="00CF1DCB"/>
    <w:rsid w:val="00D10E56"/>
    <w:rsid w:val="00D5029B"/>
    <w:rsid w:val="00D7211A"/>
    <w:rsid w:val="00D74197"/>
    <w:rsid w:val="00D83873"/>
    <w:rsid w:val="00D93C70"/>
    <w:rsid w:val="00DA6604"/>
    <w:rsid w:val="00E007A7"/>
    <w:rsid w:val="00E12032"/>
    <w:rsid w:val="00E436F0"/>
    <w:rsid w:val="00E46C3B"/>
    <w:rsid w:val="00E84756"/>
    <w:rsid w:val="00E9189B"/>
    <w:rsid w:val="00EE29BB"/>
    <w:rsid w:val="00F06E90"/>
    <w:rsid w:val="00F37A4D"/>
    <w:rsid w:val="00F609D6"/>
    <w:rsid w:val="00F61DEE"/>
    <w:rsid w:val="00F935D7"/>
    <w:rsid w:val="00FB315C"/>
    <w:rsid w:val="00FC2BF9"/>
    <w:rsid w:val="00FC6C8B"/>
    <w:rsid w:val="00FF2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2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25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E4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007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5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25B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32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25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E4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F4388"/>
    <w:pPr>
      <w:ind w:left="720"/>
      <w:contextualSpacing/>
    </w:pPr>
  </w:style>
  <w:style w:type="paragraph" w:styleId="BalloonText">
    <w:name w:val="Balloon Text"/>
    <w:basedOn w:val="Normal"/>
    <w:link w:val="BalloonTextChar"/>
    <w:uiPriority w:val="99"/>
    <w:semiHidden/>
    <w:unhideWhenUsed/>
    <w:rsid w:val="000D0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B57"/>
    <w:rPr>
      <w:rFonts w:ascii="Tahoma" w:hAnsi="Tahoma" w:cs="Tahoma"/>
      <w:sz w:val="16"/>
      <w:szCs w:val="16"/>
    </w:rPr>
  </w:style>
  <w:style w:type="character" w:customStyle="1" w:styleId="Heading4Char">
    <w:name w:val="Heading 4 Char"/>
    <w:basedOn w:val="DefaultParagraphFont"/>
    <w:link w:val="Heading4"/>
    <w:uiPriority w:val="9"/>
    <w:rsid w:val="00E007A7"/>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E00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42D82"/>
    <w:rPr>
      <w:sz w:val="16"/>
      <w:szCs w:val="16"/>
    </w:rPr>
  </w:style>
  <w:style w:type="paragraph" w:styleId="CommentText">
    <w:name w:val="annotation text"/>
    <w:basedOn w:val="Normal"/>
    <w:link w:val="CommentTextChar"/>
    <w:uiPriority w:val="99"/>
    <w:semiHidden/>
    <w:unhideWhenUsed/>
    <w:rsid w:val="00842D82"/>
    <w:pPr>
      <w:spacing w:line="240" w:lineRule="auto"/>
    </w:pPr>
    <w:rPr>
      <w:sz w:val="20"/>
      <w:szCs w:val="20"/>
    </w:rPr>
  </w:style>
  <w:style w:type="character" w:customStyle="1" w:styleId="CommentTextChar">
    <w:name w:val="Comment Text Char"/>
    <w:basedOn w:val="DefaultParagraphFont"/>
    <w:link w:val="CommentText"/>
    <w:uiPriority w:val="99"/>
    <w:semiHidden/>
    <w:rsid w:val="00842D82"/>
    <w:rPr>
      <w:sz w:val="20"/>
      <w:szCs w:val="20"/>
    </w:rPr>
  </w:style>
  <w:style w:type="paragraph" w:styleId="CommentSubject">
    <w:name w:val="annotation subject"/>
    <w:basedOn w:val="CommentText"/>
    <w:next w:val="CommentText"/>
    <w:link w:val="CommentSubjectChar"/>
    <w:uiPriority w:val="99"/>
    <w:semiHidden/>
    <w:unhideWhenUsed/>
    <w:rsid w:val="00842D82"/>
    <w:rPr>
      <w:b/>
      <w:bCs/>
    </w:rPr>
  </w:style>
  <w:style w:type="character" w:customStyle="1" w:styleId="CommentSubjectChar">
    <w:name w:val="Comment Subject Char"/>
    <w:basedOn w:val="CommentTextChar"/>
    <w:link w:val="CommentSubject"/>
    <w:uiPriority w:val="99"/>
    <w:semiHidden/>
    <w:rsid w:val="00842D82"/>
    <w:rPr>
      <w:b/>
      <w:bCs/>
      <w:sz w:val="20"/>
      <w:szCs w:val="20"/>
    </w:rPr>
  </w:style>
  <w:style w:type="paragraph" w:styleId="Header">
    <w:name w:val="header"/>
    <w:basedOn w:val="Normal"/>
    <w:link w:val="HeaderChar"/>
    <w:uiPriority w:val="99"/>
    <w:unhideWhenUsed/>
    <w:rsid w:val="008E4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491A"/>
  </w:style>
  <w:style w:type="paragraph" w:styleId="Footer">
    <w:name w:val="footer"/>
    <w:basedOn w:val="Normal"/>
    <w:link w:val="FooterChar"/>
    <w:uiPriority w:val="99"/>
    <w:unhideWhenUsed/>
    <w:rsid w:val="008E4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49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2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25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E4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007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5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25B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32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25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E4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F4388"/>
    <w:pPr>
      <w:ind w:left="720"/>
      <w:contextualSpacing/>
    </w:pPr>
  </w:style>
  <w:style w:type="paragraph" w:styleId="BalloonText">
    <w:name w:val="Balloon Text"/>
    <w:basedOn w:val="Normal"/>
    <w:link w:val="BalloonTextChar"/>
    <w:uiPriority w:val="99"/>
    <w:semiHidden/>
    <w:unhideWhenUsed/>
    <w:rsid w:val="000D0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B57"/>
    <w:rPr>
      <w:rFonts w:ascii="Tahoma" w:hAnsi="Tahoma" w:cs="Tahoma"/>
      <w:sz w:val="16"/>
      <w:szCs w:val="16"/>
    </w:rPr>
  </w:style>
  <w:style w:type="character" w:customStyle="1" w:styleId="Heading4Char">
    <w:name w:val="Heading 4 Char"/>
    <w:basedOn w:val="DefaultParagraphFont"/>
    <w:link w:val="Heading4"/>
    <w:uiPriority w:val="9"/>
    <w:rsid w:val="00E007A7"/>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E00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42D82"/>
    <w:rPr>
      <w:sz w:val="16"/>
      <w:szCs w:val="16"/>
    </w:rPr>
  </w:style>
  <w:style w:type="paragraph" w:styleId="CommentText">
    <w:name w:val="annotation text"/>
    <w:basedOn w:val="Normal"/>
    <w:link w:val="CommentTextChar"/>
    <w:uiPriority w:val="99"/>
    <w:semiHidden/>
    <w:unhideWhenUsed/>
    <w:rsid w:val="00842D82"/>
    <w:pPr>
      <w:spacing w:line="240" w:lineRule="auto"/>
    </w:pPr>
    <w:rPr>
      <w:sz w:val="20"/>
      <w:szCs w:val="20"/>
    </w:rPr>
  </w:style>
  <w:style w:type="character" w:customStyle="1" w:styleId="CommentTextChar">
    <w:name w:val="Comment Text Char"/>
    <w:basedOn w:val="DefaultParagraphFont"/>
    <w:link w:val="CommentText"/>
    <w:uiPriority w:val="99"/>
    <w:semiHidden/>
    <w:rsid w:val="00842D82"/>
    <w:rPr>
      <w:sz w:val="20"/>
      <w:szCs w:val="20"/>
    </w:rPr>
  </w:style>
  <w:style w:type="paragraph" w:styleId="CommentSubject">
    <w:name w:val="annotation subject"/>
    <w:basedOn w:val="CommentText"/>
    <w:next w:val="CommentText"/>
    <w:link w:val="CommentSubjectChar"/>
    <w:uiPriority w:val="99"/>
    <w:semiHidden/>
    <w:unhideWhenUsed/>
    <w:rsid w:val="00842D82"/>
    <w:rPr>
      <w:b/>
      <w:bCs/>
    </w:rPr>
  </w:style>
  <w:style w:type="character" w:customStyle="1" w:styleId="CommentSubjectChar">
    <w:name w:val="Comment Subject Char"/>
    <w:basedOn w:val="CommentTextChar"/>
    <w:link w:val="CommentSubject"/>
    <w:uiPriority w:val="99"/>
    <w:semiHidden/>
    <w:rsid w:val="00842D82"/>
    <w:rPr>
      <w:b/>
      <w:bCs/>
      <w:sz w:val="20"/>
      <w:szCs w:val="20"/>
    </w:rPr>
  </w:style>
  <w:style w:type="paragraph" w:styleId="Header">
    <w:name w:val="header"/>
    <w:basedOn w:val="Normal"/>
    <w:link w:val="HeaderChar"/>
    <w:uiPriority w:val="99"/>
    <w:unhideWhenUsed/>
    <w:rsid w:val="008E4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491A"/>
  </w:style>
  <w:style w:type="paragraph" w:styleId="Footer">
    <w:name w:val="footer"/>
    <w:basedOn w:val="Normal"/>
    <w:link w:val="FooterChar"/>
    <w:uiPriority w:val="99"/>
    <w:unhideWhenUsed/>
    <w:rsid w:val="008E4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49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19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8539C-1ACF-4311-8890-742DBA46B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BB002915</Template>
  <TotalTime>7</TotalTime>
  <Pages>8</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Katie Morrow</dc:creator>
  <cp:lastModifiedBy>Mechelle Mounts</cp:lastModifiedBy>
  <cp:revision>4</cp:revision>
  <dcterms:created xsi:type="dcterms:W3CDTF">2014-12-02T16:57:00Z</dcterms:created>
  <dcterms:modified xsi:type="dcterms:W3CDTF">2014-12-02T17:19:00Z</dcterms:modified>
</cp:coreProperties>
</file>